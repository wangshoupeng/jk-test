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xls" ContentType="application/vnd.ms-excel"/>
  <Default Extension="rels" ContentType="application/vnd.openxmlformats-package.relationships+xml"/>
  <Default Extension="xml" ContentType="application/xml"/>
  <Default Extension="doc" ContentType="application/msword"/>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820" w:type="dxa"/>
        <w:tblInd w:w="-102" w:type="dxa"/>
        <w:tblLayout w:type="fixed"/>
        <w:tblLook w:val="0000" w:firstRow="0" w:lastRow="0" w:firstColumn="0" w:lastColumn="0" w:noHBand="0" w:noVBand="0"/>
      </w:tblPr>
      <w:tblGrid>
        <w:gridCol w:w="8820"/>
      </w:tblGrid>
      <w:tr w:rsidR="00C3032D" w:rsidTr="00EC50CF">
        <w:trPr>
          <w:trHeight w:val="2017"/>
        </w:trPr>
        <w:tc>
          <w:tcPr>
            <w:tcW w:w="8820" w:type="dxa"/>
          </w:tcPr>
          <w:p w:rsidR="00C3032D" w:rsidRDefault="00C3032D" w:rsidP="00EC50CF">
            <w:pPr>
              <w:tabs>
                <w:tab w:val="left" w:pos="420"/>
              </w:tabs>
              <w:rPr>
                <w:rFonts w:ascii="Arial" w:hAnsi="Arial"/>
                <w:sz w:val="26"/>
                <w:szCs w:val="26"/>
              </w:rPr>
            </w:pPr>
            <w:r>
              <w:rPr>
                <w:noProof/>
              </w:rPr>
              <w:drawing>
                <wp:inline distT="0" distB="0" distL="0" distR="0" wp14:anchorId="4A96C051" wp14:editId="145CC596">
                  <wp:extent cx="923925" cy="352425"/>
                  <wp:effectExtent l="0" t="0" r="9525" b="9525"/>
                  <wp:docPr id="206" name="Picture 206" descr="PI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3925" cy="352425"/>
                          </a:xfrm>
                          <a:prstGeom prst="rect">
                            <a:avLst/>
                          </a:prstGeom>
                          <a:noFill/>
                          <a:ln>
                            <a:noFill/>
                          </a:ln>
                        </pic:spPr>
                      </pic:pic>
                    </a:graphicData>
                  </a:graphic>
                </wp:inline>
              </w:drawing>
            </w:r>
            <w:r w:rsidRPr="0097394F">
              <w:rPr>
                <w:rFonts w:hint="eastAsia"/>
                <w:b/>
                <w:sz w:val="30"/>
                <w:szCs w:val="30"/>
              </w:rPr>
              <w:t>中国人民人寿保险股份有限公司</w:t>
            </w:r>
          </w:p>
        </w:tc>
      </w:tr>
      <w:tr w:rsidR="00C3032D" w:rsidTr="00EC50CF">
        <w:trPr>
          <w:trHeight w:val="1800"/>
        </w:trPr>
        <w:tc>
          <w:tcPr>
            <w:tcW w:w="8820" w:type="dxa"/>
          </w:tcPr>
          <w:p w:rsidR="00C3032D" w:rsidRDefault="00C3032D" w:rsidP="00EC50CF">
            <w:pPr>
              <w:tabs>
                <w:tab w:val="left" w:pos="420"/>
              </w:tabs>
              <w:rPr>
                <w:rFonts w:ascii="Arial" w:hAnsi="Arial"/>
                <w:sz w:val="26"/>
                <w:szCs w:val="26"/>
              </w:rPr>
            </w:pPr>
            <w:r>
              <w:rPr>
                <w:rFonts w:hint="eastAsia"/>
              </w:rPr>
              <w:t>机密</w:t>
            </w:r>
          </w:p>
        </w:tc>
      </w:tr>
      <w:tr w:rsidR="00C3032D" w:rsidTr="00EC50CF">
        <w:trPr>
          <w:trHeight w:val="2360"/>
        </w:trPr>
        <w:tc>
          <w:tcPr>
            <w:tcW w:w="8820" w:type="dxa"/>
          </w:tcPr>
          <w:p w:rsidR="00C3032D" w:rsidRDefault="00C3032D" w:rsidP="00EC50CF">
            <w:pPr>
              <w:tabs>
                <w:tab w:val="left" w:pos="420"/>
              </w:tabs>
              <w:rPr>
                <w:rFonts w:ascii="Arial" w:hAnsi="Arial"/>
                <w:sz w:val="26"/>
                <w:szCs w:val="26"/>
              </w:rPr>
            </w:pPr>
            <w:r>
              <w:rPr>
                <w:rFonts w:hint="eastAsia"/>
              </w:rPr>
              <w:t>PICC life业务信息系统</w:t>
            </w:r>
          </w:p>
          <w:p w:rsidR="00C3032D" w:rsidRDefault="00C3032D" w:rsidP="00EC50CF">
            <w:pPr>
              <w:tabs>
                <w:tab w:val="left" w:pos="420"/>
              </w:tabs>
              <w:rPr>
                <w:rFonts w:ascii="Arial" w:hAnsi="Arial"/>
                <w:sz w:val="26"/>
                <w:szCs w:val="26"/>
              </w:rPr>
            </w:pPr>
          </w:p>
          <w:p w:rsidR="00C3032D" w:rsidRPr="00942CC5" w:rsidRDefault="00C3032D" w:rsidP="00EC50CF">
            <w:pPr>
              <w:widowControl/>
              <w:jc w:val="left"/>
              <w:rPr>
                <w:rFonts w:ascii="Verdana" w:hAnsi="Verdana" w:cs="宋体"/>
                <w:kern w:val="0"/>
                <w:sz w:val="20"/>
                <w:szCs w:val="20"/>
              </w:rPr>
            </w:pPr>
            <w:r w:rsidRPr="00382394">
              <w:rPr>
                <w:b/>
                <w:bCs/>
                <w:sz w:val="30"/>
              </w:rPr>
              <w:t>PICC_78015_关于人保寿险关爱康健医疗保险的产品需求（剩余保全、续保和理赔）</w:t>
            </w:r>
          </w:p>
        </w:tc>
      </w:tr>
      <w:tr w:rsidR="00C3032D" w:rsidTr="00EC50CF">
        <w:trPr>
          <w:trHeight w:val="1440"/>
        </w:trPr>
        <w:tc>
          <w:tcPr>
            <w:tcW w:w="8820" w:type="dxa"/>
          </w:tcPr>
          <w:p w:rsidR="00C3032D" w:rsidRDefault="00C3032D" w:rsidP="00EC50CF">
            <w:pPr>
              <w:tabs>
                <w:tab w:val="left" w:pos="420"/>
              </w:tabs>
              <w:rPr>
                <w:rFonts w:ascii="Arial" w:hAnsi="Arial"/>
                <w:sz w:val="26"/>
                <w:szCs w:val="26"/>
              </w:rPr>
            </w:pPr>
            <w:r>
              <w:rPr>
                <w:rFonts w:hint="eastAsia"/>
              </w:rPr>
              <w:t>PICC信息技术部</w:t>
            </w:r>
          </w:p>
          <w:p w:rsidR="00C3032D" w:rsidRDefault="00C3032D" w:rsidP="00EC50CF">
            <w:pPr>
              <w:tabs>
                <w:tab w:val="left" w:pos="420"/>
              </w:tabs>
            </w:pPr>
          </w:p>
          <w:p w:rsidR="00C3032D" w:rsidRDefault="00C3032D" w:rsidP="00EC50CF">
            <w:pPr>
              <w:tabs>
                <w:tab w:val="left" w:pos="420"/>
              </w:tabs>
            </w:pPr>
          </w:p>
          <w:p w:rsidR="00C3032D" w:rsidRDefault="00C3032D" w:rsidP="00EC50CF">
            <w:pPr>
              <w:tabs>
                <w:tab w:val="left" w:pos="420"/>
              </w:tabs>
              <w:rPr>
                <w:rFonts w:ascii="Arial" w:hAnsi="Arial"/>
                <w:sz w:val="26"/>
                <w:szCs w:val="26"/>
              </w:rPr>
            </w:pPr>
          </w:p>
        </w:tc>
      </w:tr>
      <w:tr w:rsidR="00C3032D" w:rsidTr="00EC50CF">
        <w:tc>
          <w:tcPr>
            <w:tcW w:w="8820" w:type="dxa"/>
          </w:tcPr>
          <w:p w:rsidR="00C3032D" w:rsidRDefault="00C3032D" w:rsidP="00EC50CF">
            <w:pPr>
              <w:tabs>
                <w:tab w:val="left" w:pos="420"/>
              </w:tabs>
              <w:rPr>
                <w:rFonts w:ascii="Arial" w:hAnsi="Arial"/>
                <w:sz w:val="26"/>
                <w:szCs w:val="26"/>
              </w:rPr>
            </w:pPr>
            <w:r>
              <w:rPr>
                <w:rFonts w:hint="eastAsia"/>
              </w:rPr>
              <w:t>需求编号：</w:t>
            </w:r>
            <w:r>
              <w:t>CRDB000</w:t>
            </w:r>
            <w:r>
              <w:rPr>
                <w:rFonts w:hint="eastAsia"/>
              </w:rPr>
              <w:t>78015</w:t>
            </w:r>
          </w:p>
        </w:tc>
      </w:tr>
      <w:tr w:rsidR="00C3032D" w:rsidTr="00EC50CF">
        <w:tc>
          <w:tcPr>
            <w:tcW w:w="8820" w:type="dxa"/>
          </w:tcPr>
          <w:p w:rsidR="00C3032D" w:rsidRDefault="00C3032D" w:rsidP="00EC50CF">
            <w:pPr>
              <w:tabs>
                <w:tab w:val="left" w:pos="420"/>
              </w:tabs>
              <w:rPr>
                <w:rFonts w:ascii="Arial" w:hAnsi="Arial"/>
                <w:sz w:val="26"/>
                <w:szCs w:val="26"/>
              </w:rPr>
            </w:pPr>
            <w:r>
              <w:rPr>
                <w:rFonts w:hint="eastAsia"/>
              </w:rPr>
              <w:t>编写日期：201</w:t>
            </w:r>
            <w:r>
              <w:t>6</w:t>
            </w:r>
            <w:r>
              <w:rPr>
                <w:rFonts w:hint="eastAsia"/>
              </w:rPr>
              <w:t>-11-03</w:t>
            </w:r>
          </w:p>
        </w:tc>
      </w:tr>
    </w:tbl>
    <w:p w:rsidR="00C3032D" w:rsidRDefault="00C3032D" w:rsidP="00C3032D"/>
    <w:p w:rsidR="00C3032D" w:rsidRPr="00506EB6" w:rsidRDefault="00C3032D" w:rsidP="00C3032D">
      <w:r>
        <w:rPr>
          <w:rFonts w:hint="eastAsia"/>
        </w:rPr>
        <w:t xml:space="preserve">                                                                                                 </w:t>
      </w:r>
    </w:p>
    <w:p w:rsidR="00C3032D" w:rsidRPr="00C21EEF" w:rsidRDefault="00C3032D" w:rsidP="00C3032D">
      <w:pPr>
        <w:sectPr w:rsidR="00C3032D" w:rsidRPr="00C21EEF" w:rsidSect="00A174BD">
          <w:headerReference w:type="default" r:id="rId10"/>
          <w:footerReference w:type="even" r:id="rId11"/>
          <w:footerReference w:type="default" r:id="rId12"/>
          <w:pgSz w:w="11906" w:h="16838" w:code="9"/>
          <w:pgMar w:top="1440" w:right="1797" w:bottom="1440" w:left="1797" w:header="851" w:footer="992" w:gutter="0"/>
          <w:pgNumType w:fmt="lowerRoman"/>
          <w:cols w:space="425"/>
          <w:titlePg/>
          <w:docGrid w:type="lines" w:linePitch="312"/>
        </w:sectPr>
      </w:pPr>
      <w:r>
        <w:rPr>
          <w:rFonts w:cs="宋体"/>
          <w:noProof/>
          <w:kern w:val="0"/>
          <w:sz w:val="24"/>
        </w:rPr>
        <mc:AlternateContent>
          <mc:Choice Requires="wps">
            <w:drawing>
              <wp:anchor distT="0" distB="0" distL="114300" distR="114300" simplePos="0" relativeHeight="251659264" behindDoc="0" locked="0" layoutInCell="1" allowOverlap="1" wp14:anchorId="298599EA" wp14:editId="056E7B81">
                <wp:simplePos x="0" y="0"/>
                <wp:positionH relativeFrom="column">
                  <wp:posOffset>-114300</wp:posOffset>
                </wp:positionH>
                <wp:positionV relativeFrom="margin">
                  <wp:posOffset>8321040</wp:posOffset>
                </wp:positionV>
                <wp:extent cx="5486400" cy="297180"/>
                <wp:effectExtent l="0" t="0" r="1905" b="1905"/>
                <wp:wrapNone/>
                <wp:docPr id="207"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C50CF" w:rsidRDefault="00EC50CF" w:rsidP="00C3032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7" o:spid="_x0000_s1026" type="#_x0000_t202" style="position:absolute;left:0;text-align:left;margin-left:-9pt;margin-top:655.2pt;width:6in;height:2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" stroked="f">
                <v:textbox>
                  <w:txbxContent>
                    <w:p w:rsidR="00EC50CF" w:rsidRDefault="00EC50CF" w:rsidP="00C3032D"/>
                  </w:txbxContent>
                </v:textbox>
                <w10:wrap anchory="margin"/>
              </v:shape>
            </w:pict>
          </mc:Fallback>
        </mc:AlternateContent>
      </w:r>
    </w:p>
    <w:p w:rsidR="00C3032D" w:rsidRDefault="00C3032D" w:rsidP="00C3032D"/>
    <w:p w:rsidR="00C3032D" w:rsidRDefault="00C3032D" w:rsidP="00C3032D">
      <w:pPr>
        <w:pStyle w:val="Cover-Title"/>
        <w:rPr>
          <w:lang w:eastAsia="zh-CN"/>
        </w:rPr>
      </w:pPr>
      <w:proofErr w:type="spellStart"/>
      <w:r>
        <w:rPr>
          <w:rFonts w:hint="eastAsia"/>
        </w:rPr>
        <w:t>历史记录</w:t>
      </w:r>
      <w:proofErr w:type="spellEnd"/>
    </w:p>
    <w:p w:rsidR="00C3032D" w:rsidRPr="00B36AF7" w:rsidRDefault="00C3032D" w:rsidP="00C3032D">
      <w:pPr>
        <w:pStyle w:val="covertitle20"/>
        <w:snapToGrid w:val="0"/>
      </w:pPr>
      <w:r w:rsidRPr="00B36AF7">
        <w:rPr>
          <w:rFonts w:hint="eastAsia"/>
        </w:rPr>
        <w:t>需求相关信息</w:t>
      </w:r>
    </w:p>
    <w:tbl>
      <w:tblPr>
        <w:tblW w:w="988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96" w:type="dxa"/>
          <w:right w:w="96" w:type="dxa"/>
        </w:tblCellMar>
        <w:tblLook w:val="0000" w:firstRow="0" w:lastRow="0" w:firstColumn="0" w:lastColumn="0" w:noHBand="0" w:noVBand="0"/>
      </w:tblPr>
      <w:tblGrid>
        <w:gridCol w:w="441"/>
        <w:gridCol w:w="775"/>
        <w:gridCol w:w="727"/>
        <w:gridCol w:w="1187"/>
        <w:gridCol w:w="595"/>
        <w:gridCol w:w="711"/>
        <w:gridCol w:w="595"/>
        <w:gridCol w:w="634"/>
        <w:gridCol w:w="673"/>
        <w:gridCol w:w="750"/>
        <w:gridCol w:w="528"/>
        <w:gridCol w:w="674"/>
        <w:gridCol w:w="750"/>
        <w:gridCol w:w="846"/>
      </w:tblGrid>
      <w:tr w:rsidR="00C3032D" w:rsidRPr="00E07490" w:rsidTr="00EC50CF">
        <w:trPr>
          <w:cantSplit/>
          <w:trHeight w:val="495"/>
          <w:tblHeader/>
        </w:trPr>
        <w:tc>
          <w:tcPr>
            <w:tcW w:w="0" w:type="auto"/>
            <w:tcBorders>
              <w:top w:val="single" w:sz="12" w:space="0" w:color="auto"/>
              <w:bottom w:val="single" w:sz="6" w:space="0" w:color="auto"/>
              <w:right w:val="single" w:sz="12" w:space="0" w:color="auto"/>
            </w:tcBorders>
            <w:shd w:val="pct10" w:color="auto" w:fill="auto"/>
          </w:tcPr>
          <w:p w:rsidR="00C3032D" w:rsidRPr="00E924B7" w:rsidRDefault="00C3032D" w:rsidP="00EC50CF">
            <w:pPr>
              <w:pStyle w:val="TableHeading"/>
              <w:rPr>
                <w:rFonts w:ascii="宋体" w:hAnsi="宋体"/>
              </w:rPr>
            </w:pPr>
            <w:proofErr w:type="spellStart"/>
            <w:r w:rsidRPr="00E924B7">
              <w:rPr>
                <w:rFonts w:ascii="宋体" w:hAnsi="宋体" w:hint="eastAsia"/>
              </w:rPr>
              <w:t>模块</w:t>
            </w:r>
            <w:proofErr w:type="spellEnd"/>
          </w:p>
        </w:tc>
        <w:tc>
          <w:tcPr>
            <w:tcW w:w="0" w:type="auto"/>
            <w:tcBorders>
              <w:top w:val="single" w:sz="12" w:space="0" w:color="auto"/>
              <w:bottom w:val="single" w:sz="6" w:space="0" w:color="auto"/>
              <w:right w:val="single" w:sz="12" w:space="0" w:color="auto"/>
            </w:tcBorders>
            <w:shd w:val="pct10" w:color="auto" w:fill="auto"/>
          </w:tcPr>
          <w:p w:rsidR="00C3032D" w:rsidRPr="00E924B7" w:rsidRDefault="00C3032D" w:rsidP="00EC50CF">
            <w:pPr>
              <w:pStyle w:val="TableHeading"/>
              <w:rPr>
                <w:rFonts w:ascii="宋体" w:hAnsi="宋体"/>
              </w:rPr>
            </w:pPr>
            <w:proofErr w:type="spellStart"/>
            <w:r w:rsidRPr="00E924B7">
              <w:rPr>
                <w:rFonts w:ascii="宋体" w:hAnsi="宋体" w:hint="eastAsia"/>
              </w:rPr>
              <w:t>撰写人员</w:t>
            </w:r>
            <w:proofErr w:type="spellEnd"/>
          </w:p>
        </w:tc>
        <w:tc>
          <w:tcPr>
            <w:tcW w:w="0" w:type="auto"/>
            <w:tcBorders>
              <w:top w:val="single" w:sz="12" w:space="0" w:color="auto"/>
              <w:left w:val="single" w:sz="12" w:space="0" w:color="auto"/>
              <w:bottom w:val="single" w:sz="6" w:space="0" w:color="auto"/>
              <w:right w:val="single" w:sz="12" w:space="0" w:color="auto"/>
            </w:tcBorders>
            <w:shd w:val="pct10" w:color="auto" w:fill="auto"/>
          </w:tcPr>
          <w:p w:rsidR="00C3032D" w:rsidRPr="00E924B7" w:rsidRDefault="00C3032D" w:rsidP="00EC50CF">
            <w:pPr>
              <w:pStyle w:val="TableHeading"/>
              <w:rPr>
                <w:rFonts w:ascii="宋体" w:hAnsi="宋体"/>
              </w:rPr>
            </w:pPr>
            <w:proofErr w:type="spellStart"/>
            <w:r w:rsidRPr="00E924B7">
              <w:rPr>
                <w:rFonts w:ascii="宋体" w:hAnsi="宋体" w:hint="eastAsia"/>
              </w:rPr>
              <w:t>复核人员</w:t>
            </w:r>
            <w:proofErr w:type="spellEnd"/>
          </w:p>
        </w:tc>
        <w:tc>
          <w:tcPr>
            <w:tcW w:w="0" w:type="auto"/>
            <w:tcBorders>
              <w:top w:val="single" w:sz="12" w:space="0" w:color="auto"/>
              <w:left w:val="single" w:sz="12" w:space="0" w:color="auto"/>
              <w:bottom w:val="single" w:sz="6" w:space="0" w:color="auto"/>
              <w:right w:val="single" w:sz="12" w:space="0" w:color="auto"/>
            </w:tcBorders>
            <w:shd w:val="pct10" w:color="auto" w:fill="auto"/>
          </w:tcPr>
          <w:p w:rsidR="00C3032D" w:rsidRPr="00E924B7" w:rsidRDefault="00C3032D" w:rsidP="00EC50CF">
            <w:pPr>
              <w:pStyle w:val="TableHeading"/>
              <w:rPr>
                <w:rFonts w:ascii="宋体" w:hAnsi="宋体"/>
              </w:rPr>
            </w:pPr>
            <w:proofErr w:type="spellStart"/>
            <w:r w:rsidRPr="00E924B7">
              <w:rPr>
                <w:rFonts w:ascii="宋体" w:hAnsi="宋体" w:hint="eastAsia"/>
              </w:rPr>
              <w:t>业务审核人员</w:t>
            </w:r>
            <w:proofErr w:type="spellEnd"/>
          </w:p>
        </w:tc>
        <w:tc>
          <w:tcPr>
            <w:tcW w:w="0" w:type="auto"/>
            <w:tcBorders>
              <w:top w:val="single" w:sz="12" w:space="0" w:color="auto"/>
              <w:left w:val="single" w:sz="12" w:space="0" w:color="auto"/>
              <w:bottom w:val="single" w:sz="6" w:space="0" w:color="auto"/>
              <w:right w:val="single" w:sz="12" w:space="0" w:color="auto"/>
            </w:tcBorders>
            <w:shd w:val="pct10" w:color="auto" w:fill="auto"/>
          </w:tcPr>
          <w:p w:rsidR="00C3032D" w:rsidRPr="00E924B7" w:rsidRDefault="00C3032D" w:rsidP="00EC50CF">
            <w:pPr>
              <w:pStyle w:val="TableHeading"/>
              <w:rPr>
                <w:rFonts w:ascii="宋体" w:hAnsi="宋体"/>
              </w:rPr>
            </w:pPr>
            <w:proofErr w:type="spellStart"/>
            <w:r w:rsidRPr="00E924B7">
              <w:rPr>
                <w:rFonts w:ascii="宋体" w:hAnsi="宋体" w:hint="eastAsia"/>
              </w:rPr>
              <w:t>预计开发时间</w:t>
            </w:r>
            <w:proofErr w:type="spellEnd"/>
          </w:p>
        </w:tc>
        <w:tc>
          <w:tcPr>
            <w:tcW w:w="0" w:type="auto"/>
            <w:tcBorders>
              <w:top w:val="single" w:sz="12" w:space="0" w:color="auto"/>
              <w:left w:val="single" w:sz="12" w:space="0" w:color="auto"/>
              <w:bottom w:val="single" w:sz="6" w:space="0" w:color="auto"/>
              <w:right w:val="single" w:sz="12" w:space="0" w:color="auto"/>
            </w:tcBorders>
            <w:shd w:val="pct10" w:color="auto" w:fill="auto"/>
          </w:tcPr>
          <w:p w:rsidR="00C3032D" w:rsidRPr="00E924B7" w:rsidDel="000B2532" w:rsidRDefault="00C3032D" w:rsidP="00EC50CF">
            <w:pPr>
              <w:pStyle w:val="TableHeading"/>
              <w:rPr>
                <w:rFonts w:ascii="宋体" w:hAnsi="宋体"/>
              </w:rPr>
            </w:pPr>
            <w:proofErr w:type="spellStart"/>
            <w:r w:rsidRPr="00E924B7">
              <w:rPr>
                <w:rFonts w:ascii="宋体" w:hAnsi="宋体" w:hint="eastAsia"/>
              </w:rPr>
              <w:t>是否和周边系统有关</w:t>
            </w:r>
            <w:proofErr w:type="spellEnd"/>
          </w:p>
        </w:tc>
        <w:tc>
          <w:tcPr>
            <w:tcW w:w="0" w:type="auto"/>
            <w:tcBorders>
              <w:top w:val="single" w:sz="12" w:space="0" w:color="auto"/>
              <w:left w:val="single" w:sz="12" w:space="0" w:color="auto"/>
              <w:bottom w:val="single" w:sz="6" w:space="0" w:color="auto"/>
              <w:right w:val="single" w:sz="12" w:space="0" w:color="auto"/>
            </w:tcBorders>
            <w:shd w:val="pct10" w:color="auto" w:fill="auto"/>
          </w:tcPr>
          <w:p w:rsidR="00C3032D" w:rsidRPr="00E924B7" w:rsidDel="000B2532" w:rsidRDefault="00C3032D" w:rsidP="00EC50CF">
            <w:pPr>
              <w:pStyle w:val="TableHeading"/>
              <w:rPr>
                <w:rFonts w:ascii="宋体" w:hAnsi="宋体"/>
              </w:rPr>
            </w:pPr>
            <w:proofErr w:type="spellStart"/>
            <w:r w:rsidRPr="00E924B7">
              <w:rPr>
                <w:rFonts w:ascii="宋体" w:hAnsi="宋体" w:hint="eastAsia"/>
              </w:rPr>
              <w:t>周边系统名称</w:t>
            </w:r>
            <w:proofErr w:type="spellEnd"/>
          </w:p>
        </w:tc>
        <w:tc>
          <w:tcPr>
            <w:tcW w:w="0" w:type="auto"/>
            <w:tcBorders>
              <w:top w:val="single" w:sz="12" w:space="0" w:color="auto"/>
              <w:left w:val="single" w:sz="12" w:space="0" w:color="auto"/>
              <w:bottom w:val="single" w:sz="6" w:space="0" w:color="auto"/>
            </w:tcBorders>
            <w:shd w:val="pct10" w:color="auto" w:fill="auto"/>
          </w:tcPr>
          <w:p w:rsidR="00C3032D" w:rsidRPr="00E924B7" w:rsidRDefault="00C3032D" w:rsidP="00EC50CF">
            <w:pPr>
              <w:pStyle w:val="TableHeading"/>
              <w:rPr>
                <w:rFonts w:ascii="宋体" w:hAnsi="宋体"/>
              </w:rPr>
            </w:pPr>
            <w:proofErr w:type="spellStart"/>
            <w:r w:rsidRPr="00E924B7">
              <w:rPr>
                <w:rFonts w:ascii="宋体" w:hAnsi="宋体" w:hint="eastAsia"/>
              </w:rPr>
              <w:t>是否为紧急需求</w:t>
            </w:r>
            <w:proofErr w:type="spellEnd"/>
          </w:p>
        </w:tc>
        <w:tc>
          <w:tcPr>
            <w:tcW w:w="0" w:type="auto"/>
            <w:tcBorders>
              <w:top w:val="single" w:sz="12" w:space="0" w:color="auto"/>
              <w:left w:val="single" w:sz="12" w:space="0" w:color="auto"/>
              <w:bottom w:val="single" w:sz="6" w:space="0" w:color="auto"/>
              <w:right w:val="single" w:sz="12" w:space="0" w:color="auto"/>
            </w:tcBorders>
            <w:shd w:val="pct10" w:color="auto" w:fill="auto"/>
          </w:tcPr>
          <w:p w:rsidR="00C3032D" w:rsidRPr="00E924B7" w:rsidRDefault="00C3032D" w:rsidP="00EC50CF">
            <w:pPr>
              <w:pStyle w:val="TableHeading"/>
              <w:rPr>
                <w:rFonts w:ascii="宋体" w:hAnsi="宋体"/>
              </w:rPr>
            </w:pPr>
            <w:proofErr w:type="spellStart"/>
            <w:r w:rsidRPr="00E924B7">
              <w:rPr>
                <w:rFonts w:ascii="宋体" w:hAnsi="宋体" w:hint="eastAsia"/>
              </w:rPr>
              <w:t>紧急需求开发人员</w:t>
            </w:r>
            <w:proofErr w:type="spellEnd"/>
          </w:p>
        </w:tc>
        <w:tc>
          <w:tcPr>
            <w:tcW w:w="0" w:type="auto"/>
            <w:tcBorders>
              <w:top w:val="single" w:sz="12" w:space="0" w:color="auto"/>
              <w:left w:val="single" w:sz="12" w:space="0" w:color="auto"/>
              <w:bottom w:val="single" w:sz="6" w:space="0" w:color="auto"/>
            </w:tcBorders>
            <w:shd w:val="pct10" w:color="auto" w:fill="auto"/>
          </w:tcPr>
          <w:p w:rsidR="00C3032D" w:rsidRPr="00E924B7" w:rsidDel="000B2532" w:rsidRDefault="00C3032D" w:rsidP="00EC50CF">
            <w:pPr>
              <w:pStyle w:val="TableHeading"/>
              <w:rPr>
                <w:rFonts w:ascii="宋体" w:hAnsi="宋体"/>
                <w:lang w:eastAsia="zh-CN"/>
              </w:rPr>
            </w:pPr>
            <w:r w:rsidRPr="00E924B7">
              <w:rPr>
                <w:rFonts w:ascii="宋体" w:hAnsi="宋体" w:hint="eastAsia"/>
                <w:lang w:eastAsia="zh-CN"/>
              </w:rPr>
              <w:t>紧急需求目标上线时间</w:t>
            </w:r>
          </w:p>
        </w:tc>
        <w:tc>
          <w:tcPr>
            <w:tcW w:w="0" w:type="auto"/>
            <w:tcBorders>
              <w:top w:val="single" w:sz="12" w:space="0" w:color="auto"/>
              <w:left w:val="single" w:sz="12" w:space="0" w:color="auto"/>
              <w:bottom w:val="single" w:sz="6" w:space="0" w:color="auto"/>
            </w:tcBorders>
            <w:shd w:val="pct10" w:color="auto" w:fill="auto"/>
          </w:tcPr>
          <w:p w:rsidR="00C3032D" w:rsidRPr="00E924B7" w:rsidDel="000B2532" w:rsidRDefault="00C3032D" w:rsidP="00EC50CF">
            <w:pPr>
              <w:pStyle w:val="TableHeading"/>
              <w:rPr>
                <w:rFonts w:ascii="宋体" w:hAnsi="宋体"/>
              </w:rPr>
            </w:pPr>
            <w:proofErr w:type="spellStart"/>
            <w:r w:rsidRPr="00E924B7">
              <w:rPr>
                <w:rFonts w:ascii="宋体" w:hAnsi="宋体" w:hint="eastAsia"/>
              </w:rPr>
              <w:t>需求来源</w:t>
            </w:r>
            <w:proofErr w:type="spellEnd"/>
          </w:p>
        </w:tc>
        <w:tc>
          <w:tcPr>
            <w:tcW w:w="0" w:type="auto"/>
            <w:tcBorders>
              <w:top w:val="single" w:sz="12" w:space="0" w:color="auto"/>
              <w:left w:val="single" w:sz="12" w:space="0" w:color="auto"/>
              <w:bottom w:val="single" w:sz="6" w:space="0" w:color="auto"/>
            </w:tcBorders>
            <w:shd w:val="pct10" w:color="auto" w:fill="auto"/>
          </w:tcPr>
          <w:p w:rsidR="00C3032D" w:rsidRPr="00E924B7" w:rsidDel="000B2532" w:rsidRDefault="00C3032D" w:rsidP="00EC50CF">
            <w:pPr>
              <w:pStyle w:val="TableHeading"/>
              <w:rPr>
                <w:rFonts w:ascii="宋体" w:hAnsi="宋体"/>
              </w:rPr>
            </w:pPr>
            <w:proofErr w:type="spellStart"/>
            <w:r w:rsidRPr="00E924B7">
              <w:rPr>
                <w:rFonts w:ascii="宋体" w:hAnsi="宋体" w:hint="eastAsia"/>
              </w:rPr>
              <w:t>OA确认协办单号码</w:t>
            </w:r>
            <w:proofErr w:type="spellEnd"/>
          </w:p>
        </w:tc>
        <w:tc>
          <w:tcPr>
            <w:tcW w:w="0" w:type="auto"/>
            <w:tcBorders>
              <w:top w:val="single" w:sz="12" w:space="0" w:color="auto"/>
              <w:left w:val="single" w:sz="12" w:space="0" w:color="auto"/>
              <w:bottom w:val="single" w:sz="6" w:space="0" w:color="auto"/>
            </w:tcBorders>
            <w:shd w:val="pct10" w:color="auto" w:fill="auto"/>
          </w:tcPr>
          <w:p w:rsidR="00C3032D" w:rsidRPr="00E924B7" w:rsidDel="000B2532" w:rsidRDefault="00C3032D" w:rsidP="00EC50CF">
            <w:pPr>
              <w:pStyle w:val="TableHeading"/>
              <w:rPr>
                <w:rFonts w:ascii="宋体" w:hAnsi="宋体"/>
                <w:lang w:eastAsia="zh-CN"/>
              </w:rPr>
            </w:pPr>
            <w:r w:rsidRPr="00E924B7">
              <w:rPr>
                <w:rFonts w:ascii="宋体" w:hAnsi="宋体" w:hint="eastAsia"/>
                <w:lang w:eastAsia="zh-CN"/>
              </w:rPr>
              <w:t>是否涉及岗位权限变更</w:t>
            </w:r>
          </w:p>
        </w:tc>
        <w:tc>
          <w:tcPr>
            <w:tcW w:w="0" w:type="auto"/>
            <w:tcBorders>
              <w:top w:val="single" w:sz="12" w:space="0" w:color="auto"/>
              <w:left w:val="single" w:sz="12" w:space="0" w:color="auto"/>
              <w:bottom w:val="single" w:sz="6" w:space="0" w:color="auto"/>
            </w:tcBorders>
            <w:shd w:val="pct10" w:color="auto" w:fill="auto"/>
          </w:tcPr>
          <w:p w:rsidR="00C3032D" w:rsidRPr="00E924B7" w:rsidRDefault="00C3032D" w:rsidP="00EC50CF">
            <w:pPr>
              <w:pStyle w:val="TableHeading"/>
              <w:rPr>
                <w:rFonts w:ascii="宋体" w:hAnsi="宋体"/>
                <w:lang w:eastAsia="zh-CN"/>
              </w:rPr>
            </w:pPr>
            <w:r w:rsidRPr="00E924B7">
              <w:rPr>
                <w:rFonts w:ascii="宋体" w:hAnsi="宋体" w:hint="eastAsia"/>
                <w:lang w:eastAsia="zh-CN"/>
              </w:rPr>
              <w:t>是否需要新增/变更操作手册</w:t>
            </w:r>
          </w:p>
        </w:tc>
      </w:tr>
      <w:tr w:rsidR="00C3032D" w:rsidRPr="00E07490" w:rsidTr="00EC50CF">
        <w:trPr>
          <w:cantSplit/>
          <w:trHeight w:hRule="exact" w:val="60"/>
          <w:tblHeader/>
        </w:trPr>
        <w:tc>
          <w:tcPr>
            <w:tcW w:w="0" w:type="auto"/>
            <w:tcBorders>
              <w:top w:val="single" w:sz="6" w:space="0" w:color="auto"/>
              <w:left w:val="nil"/>
              <w:bottom w:val="single" w:sz="4" w:space="0" w:color="auto"/>
              <w:right w:val="nil"/>
            </w:tcBorders>
            <w:shd w:val="pct50" w:color="auto" w:fill="auto"/>
          </w:tcPr>
          <w:p w:rsidR="00C3032D" w:rsidRPr="00E23879" w:rsidRDefault="00C3032D" w:rsidP="00EC50CF">
            <w:pPr>
              <w:rPr>
                <w:sz w:val="18"/>
                <w:szCs w:val="18"/>
              </w:rPr>
            </w:pPr>
          </w:p>
        </w:tc>
        <w:tc>
          <w:tcPr>
            <w:tcW w:w="0" w:type="auto"/>
            <w:tcBorders>
              <w:top w:val="single" w:sz="6" w:space="0" w:color="auto"/>
              <w:left w:val="nil"/>
              <w:bottom w:val="single" w:sz="4" w:space="0" w:color="auto"/>
              <w:right w:val="nil"/>
            </w:tcBorders>
            <w:shd w:val="pct50" w:color="auto" w:fill="auto"/>
          </w:tcPr>
          <w:p w:rsidR="00C3032D" w:rsidRPr="00E23879" w:rsidRDefault="00C3032D" w:rsidP="00EC50CF">
            <w:pPr>
              <w:rPr>
                <w:sz w:val="18"/>
                <w:szCs w:val="18"/>
              </w:rPr>
            </w:pPr>
          </w:p>
        </w:tc>
        <w:tc>
          <w:tcPr>
            <w:tcW w:w="0" w:type="auto"/>
            <w:tcBorders>
              <w:top w:val="single" w:sz="6" w:space="0" w:color="auto"/>
              <w:left w:val="nil"/>
              <w:bottom w:val="single" w:sz="4" w:space="0" w:color="auto"/>
              <w:right w:val="nil"/>
            </w:tcBorders>
            <w:shd w:val="pct50" w:color="auto" w:fill="auto"/>
          </w:tcPr>
          <w:p w:rsidR="00C3032D" w:rsidRPr="00E23879" w:rsidRDefault="00C3032D" w:rsidP="00EC50CF">
            <w:pPr>
              <w:rPr>
                <w:sz w:val="18"/>
                <w:szCs w:val="18"/>
              </w:rPr>
            </w:pPr>
          </w:p>
        </w:tc>
        <w:tc>
          <w:tcPr>
            <w:tcW w:w="0" w:type="auto"/>
            <w:tcBorders>
              <w:top w:val="single" w:sz="6" w:space="0" w:color="auto"/>
              <w:left w:val="nil"/>
              <w:bottom w:val="single" w:sz="4" w:space="0" w:color="auto"/>
              <w:right w:val="nil"/>
            </w:tcBorders>
            <w:shd w:val="pct50" w:color="auto" w:fill="auto"/>
          </w:tcPr>
          <w:p w:rsidR="00C3032D" w:rsidRPr="00E23879" w:rsidRDefault="00C3032D" w:rsidP="00EC50CF">
            <w:pPr>
              <w:rPr>
                <w:sz w:val="18"/>
                <w:szCs w:val="18"/>
              </w:rPr>
            </w:pPr>
          </w:p>
        </w:tc>
        <w:tc>
          <w:tcPr>
            <w:tcW w:w="0" w:type="auto"/>
            <w:tcBorders>
              <w:top w:val="single" w:sz="6" w:space="0" w:color="auto"/>
              <w:left w:val="nil"/>
              <w:bottom w:val="single" w:sz="4" w:space="0" w:color="auto"/>
              <w:right w:val="nil"/>
            </w:tcBorders>
            <w:shd w:val="pct50" w:color="auto" w:fill="auto"/>
          </w:tcPr>
          <w:p w:rsidR="00C3032D" w:rsidRPr="00E23879" w:rsidRDefault="00C3032D" w:rsidP="00EC50CF">
            <w:pPr>
              <w:rPr>
                <w:sz w:val="18"/>
                <w:szCs w:val="18"/>
              </w:rPr>
            </w:pPr>
          </w:p>
        </w:tc>
        <w:tc>
          <w:tcPr>
            <w:tcW w:w="0" w:type="auto"/>
            <w:tcBorders>
              <w:top w:val="single" w:sz="6" w:space="0" w:color="auto"/>
              <w:left w:val="nil"/>
              <w:bottom w:val="single" w:sz="4" w:space="0" w:color="auto"/>
              <w:right w:val="nil"/>
            </w:tcBorders>
            <w:shd w:val="pct50" w:color="auto" w:fill="auto"/>
          </w:tcPr>
          <w:p w:rsidR="00C3032D" w:rsidRPr="00E23879" w:rsidRDefault="00C3032D" w:rsidP="00EC50CF">
            <w:pPr>
              <w:rPr>
                <w:sz w:val="18"/>
                <w:szCs w:val="18"/>
              </w:rPr>
            </w:pPr>
          </w:p>
        </w:tc>
        <w:tc>
          <w:tcPr>
            <w:tcW w:w="0" w:type="auto"/>
            <w:tcBorders>
              <w:top w:val="single" w:sz="6" w:space="0" w:color="auto"/>
              <w:left w:val="nil"/>
              <w:bottom w:val="single" w:sz="4" w:space="0" w:color="auto"/>
              <w:right w:val="nil"/>
            </w:tcBorders>
            <w:shd w:val="pct50" w:color="auto" w:fill="auto"/>
          </w:tcPr>
          <w:p w:rsidR="00C3032D" w:rsidRPr="00E23879" w:rsidRDefault="00C3032D" w:rsidP="00EC50CF">
            <w:pPr>
              <w:rPr>
                <w:sz w:val="18"/>
                <w:szCs w:val="18"/>
              </w:rPr>
            </w:pPr>
          </w:p>
        </w:tc>
        <w:tc>
          <w:tcPr>
            <w:tcW w:w="0" w:type="auto"/>
            <w:tcBorders>
              <w:top w:val="single" w:sz="6" w:space="0" w:color="auto"/>
              <w:left w:val="nil"/>
              <w:bottom w:val="single" w:sz="4" w:space="0" w:color="auto"/>
              <w:right w:val="nil"/>
            </w:tcBorders>
            <w:shd w:val="pct50" w:color="auto" w:fill="auto"/>
          </w:tcPr>
          <w:p w:rsidR="00C3032D" w:rsidRPr="00E23879" w:rsidRDefault="00C3032D" w:rsidP="00EC50CF">
            <w:pPr>
              <w:rPr>
                <w:sz w:val="18"/>
                <w:szCs w:val="18"/>
              </w:rPr>
            </w:pPr>
          </w:p>
        </w:tc>
        <w:tc>
          <w:tcPr>
            <w:tcW w:w="0" w:type="auto"/>
            <w:tcBorders>
              <w:top w:val="single" w:sz="6" w:space="0" w:color="auto"/>
              <w:left w:val="nil"/>
              <w:bottom w:val="single" w:sz="4" w:space="0" w:color="auto"/>
              <w:right w:val="nil"/>
            </w:tcBorders>
            <w:shd w:val="pct50" w:color="auto" w:fill="auto"/>
          </w:tcPr>
          <w:p w:rsidR="00C3032D" w:rsidRPr="00E23879" w:rsidRDefault="00C3032D" w:rsidP="00EC50CF">
            <w:pPr>
              <w:rPr>
                <w:sz w:val="18"/>
                <w:szCs w:val="18"/>
              </w:rPr>
            </w:pPr>
          </w:p>
        </w:tc>
        <w:tc>
          <w:tcPr>
            <w:tcW w:w="0" w:type="auto"/>
            <w:tcBorders>
              <w:top w:val="single" w:sz="6" w:space="0" w:color="auto"/>
              <w:left w:val="nil"/>
              <w:bottom w:val="single" w:sz="4" w:space="0" w:color="auto"/>
              <w:right w:val="nil"/>
            </w:tcBorders>
            <w:shd w:val="pct50" w:color="auto" w:fill="auto"/>
          </w:tcPr>
          <w:p w:rsidR="00C3032D" w:rsidRPr="00E23879" w:rsidRDefault="00C3032D" w:rsidP="00EC50CF">
            <w:pPr>
              <w:rPr>
                <w:sz w:val="18"/>
                <w:szCs w:val="18"/>
              </w:rPr>
            </w:pPr>
          </w:p>
        </w:tc>
        <w:tc>
          <w:tcPr>
            <w:tcW w:w="0" w:type="auto"/>
            <w:tcBorders>
              <w:top w:val="single" w:sz="6" w:space="0" w:color="auto"/>
              <w:left w:val="nil"/>
              <w:bottom w:val="single" w:sz="4" w:space="0" w:color="auto"/>
              <w:right w:val="nil"/>
            </w:tcBorders>
            <w:shd w:val="pct50" w:color="auto" w:fill="auto"/>
          </w:tcPr>
          <w:p w:rsidR="00C3032D" w:rsidRPr="00E23879" w:rsidRDefault="00C3032D" w:rsidP="00EC50CF">
            <w:pPr>
              <w:rPr>
                <w:sz w:val="18"/>
                <w:szCs w:val="18"/>
              </w:rPr>
            </w:pPr>
          </w:p>
        </w:tc>
        <w:tc>
          <w:tcPr>
            <w:tcW w:w="0" w:type="auto"/>
            <w:tcBorders>
              <w:top w:val="single" w:sz="6" w:space="0" w:color="auto"/>
              <w:left w:val="nil"/>
              <w:bottom w:val="single" w:sz="4" w:space="0" w:color="auto"/>
              <w:right w:val="nil"/>
            </w:tcBorders>
            <w:shd w:val="pct50" w:color="auto" w:fill="auto"/>
          </w:tcPr>
          <w:p w:rsidR="00C3032D" w:rsidRPr="00E23879" w:rsidRDefault="00C3032D" w:rsidP="00EC50CF">
            <w:pPr>
              <w:rPr>
                <w:sz w:val="18"/>
                <w:szCs w:val="18"/>
              </w:rPr>
            </w:pPr>
          </w:p>
        </w:tc>
        <w:tc>
          <w:tcPr>
            <w:tcW w:w="0" w:type="auto"/>
            <w:tcBorders>
              <w:top w:val="single" w:sz="6" w:space="0" w:color="auto"/>
              <w:left w:val="nil"/>
              <w:bottom w:val="single" w:sz="4" w:space="0" w:color="auto"/>
              <w:right w:val="nil"/>
            </w:tcBorders>
            <w:shd w:val="pct50" w:color="auto" w:fill="auto"/>
          </w:tcPr>
          <w:p w:rsidR="00C3032D" w:rsidRPr="00E23879" w:rsidRDefault="00C3032D" w:rsidP="00EC50CF">
            <w:pPr>
              <w:rPr>
                <w:sz w:val="18"/>
                <w:szCs w:val="18"/>
              </w:rPr>
            </w:pPr>
          </w:p>
        </w:tc>
        <w:tc>
          <w:tcPr>
            <w:tcW w:w="0" w:type="auto"/>
            <w:tcBorders>
              <w:top w:val="single" w:sz="6" w:space="0" w:color="auto"/>
              <w:left w:val="nil"/>
              <w:bottom w:val="single" w:sz="4" w:space="0" w:color="auto"/>
              <w:right w:val="nil"/>
            </w:tcBorders>
            <w:shd w:val="pct50" w:color="auto" w:fill="auto"/>
          </w:tcPr>
          <w:p w:rsidR="00C3032D" w:rsidRPr="00E23879" w:rsidRDefault="00C3032D" w:rsidP="00EC50CF">
            <w:pPr>
              <w:rPr>
                <w:sz w:val="18"/>
                <w:szCs w:val="18"/>
              </w:rPr>
            </w:pPr>
          </w:p>
        </w:tc>
      </w:tr>
      <w:tr w:rsidR="00C3032D" w:rsidRPr="00E07490" w:rsidTr="00EC50CF">
        <w:trPr>
          <w:cantSplit/>
        </w:trPr>
        <w:tc>
          <w:tcPr>
            <w:tcW w:w="0" w:type="auto"/>
            <w:tcBorders>
              <w:top w:val="single" w:sz="4" w:space="0" w:color="auto"/>
              <w:left w:val="single" w:sz="4" w:space="0" w:color="auto"/>
              <w:bottom w:val="single" w:sz="4" w:space="0" w:color="auto"/>
            </w:tcBorders>
          </w:tcPr>
          <w:p w:rsidR="00C3032D" w:rsidRPr="00E924B7" w:rsidRDefault="00C3032D" w:rsidP="00EC50CF">
            <w:pPr>
              <w:pStyle w:val="TableText"/>
            </w:pPr>
            <w:r>
              <w:rPr>
                <w:rFonts w:hint="eastAsia"/>
              </w:rPr>
              <w:t>产品</w:t>
            </w:r>
          </w:p>
        </w:tc>
        <w:tc>
          <w:tcPr>
            <w:tcW w:w="0" w:type="auto"/>
            <w:tcBorders>
              <w:top w:val="single" w:sz="4" w:space="0" w:color="auto"/>
              <w:bottom w:val="single" w:sz="4" w:space="0" w:color="auto"/>
            </w:tcBorders>
          </w:tcPr>
          <w:p w:rsidR="00C3032D" w:rsidRPr="00E924B7" w:rsidRDefault="00C3032D" w:rsidP="00EC50CF">
            <w:pPr>
              <w:pStyle w:val="TableText"/>
            </w:pPr>
            <w:r>
              <w:rPr>
                <w:rFonts w:hint="eastAsia"/>
              </w:rPr>
              <w:t>Alana</w:t>
            </w:r>
          </w:p>
        </w:tc>
        <w:tc>
          <w:tcPr>
            <w:tcW w:w="0" w:type="auto"/>
            <w:tcBorders>
              <w:top w:val="single" w:sz="4" w:space="0" w:color="auto"/>
              <w:bottom w:val="single" w:sz="4" w:space="0" w:color="auto"/>
            </w:tcBorders>
          </w:tcPr>
          <w:p w:rsidR="00C3032D" w:rsidRPr="00E924B7" w:rsidRDefault="00C3032D" w:rsidP="00EC50CF">
            <w:pPr>
              <w:pStyle w:val="TableText"/>
            </w:pPr>
            <w:r>
              <w:rPr>
                <w:rFonts w:hint="eastAsia"/>
              </w:rPr>
              <w:t>王静、梅玫</w:t>
            </w:r>
          </w:p>
        </w:tc>
        <w:tc>
          <w:tcPr>
            <w:tcW w:w="0" w:type="auto"/>
            <w:tcBorders>
              <w:top w:val="single" w:sz="4" w:space="0" w:color="auto"/>
              <w:bottom w:val="single" w:sz="4" w:space="0" w:color="auto"/>
            </w:tcBorders>
          </w:tcPr>
          <w:p w:rsidR="00C3032D" w:rsidRPr="00E924B7" w:rsidRDefault="00C3032D" w:rsidP="00EC50CF">
            <w:pPr>
              <w:pStyle w:val="TableText"/>
            </w:pPr>
            <w:r>
              <w:rPr>
                <w:rFonts w:hint="eastAsia"/>
              </w:rPr>
              <w:t>客户服务部、计划财务部、业务管理部</w:t>
            </w:r>
          </w:p>
        </w:tc>
        <w:tc>
          <w:tcPr>
            <w:tcW w:w="0" w:type="auto"/>
            <w:tcBorders>
              <w:top w:val="single" w:sz="4" w:space="0" w:color="auto"/>
              <w:bottom w:val="single" w:sz="4" w:space="0" w:color="auto"/>
            </w:tcBorders>
          </w:tcPr>
          <w:p w:rsidR="00C3032D" w:rsidRPr="00E924B7" w:rsidRDefault="00C3032D" w:rsidP="00EC50CF">
            <w:pPr>
              <w:pStyle w:val="TableText"/>
            </w:pPr>
          </w:p>
        </w:tc>
        <w:tc>
          <w:tcPr>
            <w:tcW w:w="0" w:type="auto"/>
            <w:tcBorders>
              <w:top w:val="single" w:sz="4" w:space="0" w:color="auto"/>
              <w:bottom w:val="single" w:sz="4" w:space="0" w:color="auto"/>
            </w:tcBorders>
          </w:tcPr>
          <w:p w:rsidR="00C3032D" w:rsidRPr="00E924B7" w:rsidRDefault="00C3032D" w:rsidP="00EC50CF">
            <w:pPr>
              <w:pStyle w:val="TableText"/>
            </w:pPr>
            <w:r w:rsidRPr="00E924B7">
              <w:rPr>
                <w:rFonts w:hint="eastAsia"/>
              </w:rPr>
              <w:t>是</w:t>
            </w:r>
          </w:p>
        </w:tc>
        <w:tc>
          <w:tcPr>
            <w:tcW w:w="0" w:type="auto"/>
            <w:tcBorders>
              <w:top w:val="single" w:sz="4" w:space="0" w:color="auto"/>
              <w:bottom w:val="single" w:sz="4" w:space="0" w:color="auto"/>
            </w:tcBorders>
          </w:tcPr>
          <w:p w:rsidR="00C3032D" w:rsidRPr="00E924B7" w:rsidRDefault="00C3032D" w:rsidP="00EC50CF">
            <w:pPr>
              <w:pStyle w:val="TableText"/>
            </w:pPr>
            <w:r w:rsidRPr="00E924B7">
              <w:rPr>
                <w:rFonts w:hint="eastAsia"/>
              </w:rPr>
              <w:t>规则引擎系统</w:t>
            </w:r>
          </w:p>
        </w:tc>
        <w:tc>
          <w:tcPr>
            <w:tcW w:w="0" w:type="auto"/>
            <w:tcBorders>
              <w:top w:val="single" w:sz="4" w:space="0" w:color="auto"/>
              <w:bottom w:val="single" w:sz="4" w:space="0" w:color="auto"/>
              <w:right w:val="single" w:sz="4" w:space="0" w:color="auto"/>
            </w:tcBorders>
          </w:tcPr>
          <w:p w:rsidR="00C3032D" w:rsidRPr="00E924B7" w:rsidRDefault="00C3032D" w:rsidP="00EC50CF">
            <w:pPr>
              <w:pStyle w:val="TableText"/>
            </w:pPr>
          </w:p>
        </w:tc>
        <w:tc>
          <w:tcPr>
            <w:tcW w:w="0" w:type="auto"/>
            <w:tcBorders>
              <w:top w:val="single" w:sz="4" w:space="0" w:color="auto"/>
              <w:bottom w:val="single" w:sz="4" w:space="0" w:color="auto"/>
            </w:tcBorders>
          </w:tcPr>
          <w:p w:rsidR="00C3032D" w:rsidRPr="00E924B7" w:rsidRDefault="00C3032D" w:rsidP="00EC50CF">
            <w:pPr>
              <w:pStyle w:val="TableText"/>
            </w:pPr>
          </w:p>
        </w:tc>
        <w:tc>
          <w:tcPr>
            <w:tcW w:w="0" w:type="auto"/>
            <w:tcBorders>
              <w:top w:val="single" w:sz="4" w:space="0" w:color="auto"/>
              <w:bottom w:val="single" w:sz="4" w:space="0" w:color="auto"/>
              <w:right w:val="single" w:sz="4" w:space="0" w:color="auto"/>
            </w:tcBorders>
          </w:tcPr>
          <w:p w:rsidR="00C3032D" w:rsidRPr="00E924B7" w:rsidRDefault="00C3032D" w:rsidP="00EC50CF">
            <w:pPr>
              <w:pStyle w:val="TableText"/>
            </w:pPr>
          </w:p>
        </w:tc>
        <w:tc>
          <w:tcPr>
            <w:tcW w:w="0" w:type="auto"/>
            <w:tcBorders>
              <w:top w:val="single" w:sz="4" w:space="0" w:color="auto"/>
              <w:bottom w:val="single" w:sz="4" w:space="0" w:color="auto"/>
              <w:right w:val="single" w:sz="4" w:space="0" w:color="auto"/>
            </w:tcBorders>
          </w:tcPr>
          <w:p w:rsidR="00C3032D" w:rsidRPr="00E924B7" w:rsidRDefault="00C3032D" w:rsidP="00EC50CF">
            <w:pPr>
              <w:pStyle w:val="TableText"/>
            </w:pPr>
            <w:r>
              <w:rPr>
                <w:rFonts w:hint="eastAsia"/>
              </w:rPr>
              <w:t>总公司OA</w:t>
            </w:r>
          </w:p>
        </w:tc>
        <w:tc>
          <w:tcPr>
            <w:tcW w:w="0" w:type="auto"/>
            <w:tcBorders>
              <w:top w:val="single" w:sz="4" w:space="0" w:color="auto"/>
              <w:bottom w:val="single" w:sz="4" w:space="0" w:color="auto"/>
              <w:right w:val="single" w:sz="4" w:space="0" w:color="auto"/>
            </w:tcBorders>
          </w:tcPr>
          <w:p w:rsidR="00C3032D" w:rsidRPr="00E924B7" w:rsidRDefault="00C3032D" w:rsidP="00EC50CF">
            <w:pPr>
              <w:pStyle w:val="TableText"/>
            </w:pPr>
          </w:p>
        </w:tc>
        <w:tc>
          <w:tcPr>
            <w:tcW w:w="0" w:type="auto"/>
            <w:tcBorders>
              <w:top w:val="single" w:sz="4" w:space="0" w:color="auto"/>
              <w:bottom w:val="single" w:sz="4" w:space="0" w:color="auto"/>
              <w:right w:val="single" w:sz="4" w:space="0" w:color="auto"/>
            </w:tcBorders>
          </w:tcPr>
          <w:p w:rsidR="00C3032D" w:rsidRPr="00E924B7" w:rsidRDefault="00C3032D" w:rsidP="00EC50CF">
            <w:pPr>
              <w:pStyle w:val="TOC1"/>
            </w:pPr>
            <w:r>
              <w:rPr>
                <w:rFonts w:hint="eastAsia"/>
              </w:rPr>
              <w:t>是</w:t>
            </w:r>
          </w:p>
        </w:tc>
        <w:tc>
          <w:tcPr>
            <w:tcW w:w="0" w:type="auto"/>
            <w:tcBorders>
              <w:top w:val="single" w:sz="4" w:space="0" w:color="auto"/>
              <w:bottom w:val="single" w:sz="4" w:space="0" w:color="auto"/>
              <w:right w:val="single" w:sz="4" w:space="0" w:color="auto"/>
            </w:tcBorders>
          </w:tcPr>
          <w:p w:rsidR="00C3032D" w:rsidRPr="00E924B7" w:rsidRDefault="00C3032D" w:rsidP="00EC50CF">
            <w:pPr>
              <w:pStyle w:val="TOC1"/>
            </w:pPr>
            <w:r w:rsidRPr="00E924B7">
              <w:rPr>
                <w:rFonts w:hint="eastAsia"/>
              </w:rPr>
              <w:t>是</w:t>
            </w:r>
          </w:p>
        </w:tc>
      </w:tr>
    </w:tbl>
    <w:p w:rsidR="00C3032D" w:rsidRPr="00A54008" w:rsidRDefault="00C3032D" w:rsidP="00C3032D">
      <w:pPr>
        <w:pStyle w:val="CoverTitle2"/>
        <w:ind w:left="1680" w:hanging="420"/>
      </w:pPr>
    </w:p>
    <w:p w:rsidR="00C3032D" w:rsidRDefault="00C3032D" w:rsidP="00C3032D">
      <w:pPr>
        <w:pStyle w:val="covertitle20"/>
        <w:snapToGrid w:val="0"/>
      </w:pPr>
      <w:r w:rsidRPr="00B36AF7">
        <w:rPr>
          <w:rFonts w:hint="eastAsia"/>
        </w:rPr>
        <w:t>需求变更记录</w:t>
      </w:r>
    </w:p>
    <w:p w:rsidR="00C3032D" w:rsidRDefault="00C3032D" w:rsidP="00C3032D">
      <w:pPr>
        <w:pStyle w:val="CoverTitle2"/>
        <w:ind w:left="1680" w:hanging="420"/>
      </w:pPr>
    </w:p>
    <w:tbl>
      <w:tblPr>
        <w:tblW w:w="8222" w:type="dxa"/>
        <w:tblInd w:w="9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000" w:firstRow="0" w:lastRow="0" w:firstColumn="0" w:lastColumn="0" w:noHBand="0" w:noVBand="0"/>
      </w:tblPr>
      <w:tblGrid>
        <w:gridCol w:w="1276"/>
        <w:gridCol w:w="1418"/>
        <w:gridCol w:w="1406"/>
        <w:gridCol w:w="4122"/>
      </w:tblGrid>
      <w:tr w:rsidR="00C3032D" w:rsidRPr="001F3F75" w:rsidTr="00EC50CF">
        <w:trPr>
          <w:cantSplit/>
          <w:trHeight w:val="495"/>
          <w:tblHeader/>
        </w:trPr>
        <w:tc>
          <w:tcPr>
            <w:tcW w:w="1276" w:type="dxa"/>
            <w:tcBorders>
              <w:top w:val="single" w:sz="12" w:space="0" w:color="auto"/>
              <w:left w:val="single" w:sz="12" w:space="0" w:color="auto"/>
              <w:bottom w:val="single" w:sz="6" w:space="0" w:color="auto"/>
              <w:right w:val="single" w:sz="12" w:space="0" w:color="auto"/>
            </w:tcBorders>
            <w:shd w:val="pct10" w:color="auto" w:fill="auto"/>
            <w:vAlign w:val="center"/>
          </w:tcPr>
          <w:p w:rsidR="00C3032D" w:rsidRPr="008A22BA" w:rsidRDefault="00C3032D" w:rsidP="00EC50CF">
            <w:pPr>
              <w:pStyle w:val="TableHeading"/>
            </w:pPr>
            <w:proofErr w:type="spellStart"/>
            <w:r w:rsidRPr="00B36AF7">
              <w:rPr>
                <w:rFonts w:ascii="宋体" w:hAnsi="宋体" w:hint="eastAsia"/>
              </w:rPr>
              <w:t>变更人员</w:t>
            </w:r>
            <w:proofErr w:type="spellEnd"/>
          </w:p>
        </w:tc>
        <w:tc>
          <w:tcPr>
            <w:tcW w:w="1418" w:type="dxa"/>
            <w:tcBorders>
              <w:top w:val="single" w:sz="12" w:space="0" w:color="auto"/>
              <w:left w:val="single" w:sz="12" w:space="0" w:color="auto"/>
              <w:bottom w:val="single" w:sz="6" w:space="0" w:color="auto"/>
              <w:right w:val="single" w:sz="12" w:space="0" w:color="auto"/>
            </w:tcBorders>
            <w:shd w:val="pct10" w:color="auto" w:fill="auto"/>
          </w:tcPr>
          <w:p w:rsidR="00C3032D" w:rsidRPr="008A22BA" w:rsidRDefault="00C3032D" w:rsidP="00EC50CF">
            <w:pPr>
              <w:pStyle w:val="TableHeading"/>
            </w:pPr>
            <w:r>
              <w:rPr>
                <w:rFonts w:hint="eastAsia"/>
                <w:lang w:eastAsia="zh-CN"/>
              </w:rPr>
              <w:t>日期</w:t>
            </w:r>
          </w:p>
        </w:tc>
        <w:tc>
          <w:tcPr>
            <w:tcW w:w="5528" w:type="dxa"/>
            <w:gridSpan w:val="2"/>
            <w:tcBorders>
              <w:top w:val="single" w:sz="12" w:space="0" w:color="auto"/>
              <w:left w:val="single" w:sz="12" w:space="0" w:color="auto"/>
              <w:bottom w:val="single" w:sz="6" w:space="0" w:color="auto"/>
              <w:right w:val="single" w:sz="12" w:space="0" w:color="auto"/>
            </w:tcBorders>
            <w:shd w:val="pct10" w:color="auto" w:fill="auto"/>
            <w:vAlign w:val="center"/>
          </w:tcPr>
          <w:p w:rsidR="00C3032D" w:rsidRPr="008A22BA" w:rsidRDefault="00C3032D" w:rsidP="00EC50CF">
            <w:pPr>
              <w:pStyle w:val="TableHeading"/>
            </w:pPr>
            <w:proofErr w:type="spellStart"/>
            <w:r w:rsidRPr="008A22BA">
              <w:rPr>
                <w:rFonts w:hint="eastAsia"/>
              </w:rPr>
              <w:t>变更</w:t>
            </w:r>
            <w:proofErr w:type="spellEnd"/>
            <w:r>
              <w:rPr>
                <w:rFonts w:hint="eastAsia"/>
                <w:lang w:eastAsia="zh-CN"/>
              </w:rPr>
              <w:t>原因</w:t>
            </w:r>
            <w:proofErr w:type="spellStart"/>
            <w:r w:rsidRPr="008A22BA">
              <w:rPr>
                <w:rFonts w:hint="eastAsia"/>
              </w:rPr>
              <w:t>说明</w:t>
            </w:r>
            <w:proofErr w:type="spellEnd"/>
          </w:p>
        </w:tc>
      </w:tr>
      <w:tr w:rsidR="00C3032D" w:rsidRPr="001F3F75" w:rsidTr="00EC50CF">
        <w:trPr>
          <w:cantSplit/>
          <w:trHeight w:hRule="exact" w:val="60"/>
          <w:tblHeader/>
        </w:trPr>
        <w:tc>
          <w:tcPr>
            <w:tcW w:w="1276" w:type="dxa"/>
            <w:tcBorders>
              <w:top w:val="single" w:sz="6" w:space="0" w:color="auto"/>
              <w:left w:val="nil"/>
              <w:bottom w:val="single" w:sz="4" w:space="0" w:color="auto"/>
              <w:right w:val="nil"/>
            </w:tcBorders>
            <w:shd w:val="pct50" w:color="auto" w:fill="auto"/>
          </w:tcPr>
          <w:p w:rsidR="00C3032D" w:rsidRPr="001F3F75" w:rsidRDefault="00C3032D" w:rsidP="00EC50CF"/>
        </w:tc>
        <w:tc>
          <w:tcPr>
            <w:tcW w:w="1418" w:type="dxa"/>
            <w:tcBorders>
              <w:top w:val="single" w:sz="6" w:space="0" w:color="auto"/>
              <w:left w:val="nil"/>
              <w:bottom w:val="single" w:sz="4" w:space="0" w:color="auto"/>
              <w:right w:val="nil"/>
            </w:tcBorders>
            <w:shd w:val="pct50" w:color="auto" w:fill="auto"/>
          </w:tcPr>
          <w:p w:rsidR="00C3032D" w:rsidRPr="001F3F75" w:rsidRDefault="00C3032D" w:rsidP="00EC50CF"/>
        </w:tc>
        <w:tc>
          <w:tcPr>
            <w:tcW w:w="1406" w:type="dxa"/>
            <w:tcBorders>
              <w:top w:val="single" w:sz="6" w:space="0" w:color="auto"/>
              <w:left w:val="nil"/>
              <w:bottom w:val="single" w:sz="4" w:space="0" w:color="auto"/>
              <w:right w:val="nil"/>
            </w:tcBorders>
            <w:shd w:val="pct50" w:color="auto" w:fill="auto"/>
          </w:tcPr>
          <w:p w:rsidR="00C3032D" w:rsidRPr="001F3F75" w:rsidRDefault="00C3032D" w:rsidP="00EC50CF"/>
        </w:tc>
        <w:tc>
          <w:tcPr>
            <w:tcW w:w="4122" w:type="dxa"/>
            <w:tcBorders>
              <w:top w:val="single" w:sz="6" w:space="0" w:color="auto"/>
              <w:left w:val="nil"/>
              <w:bottom w:val="single" w:sz="4" w:space="0" w:color="auto"/>
              <w:right w:val="nil"/>
            </w:tcBorders>
            <w:shd w:val="pct50" w:color="auto" w:fill="auto"/>
          </w:tcPr>
          <w:p w:rsidR="00C3032D" w:rsidRPr="001F3F75" w:rsidRDefault="00C3032D" w:rsidP="00EC50CF"/>
        </w:tc>
      </w:tr>
      <w:tr w:rsidR="00C3032D" w:rsidRPr="001F3F75" w:rsidTr="00EC50CF">
        <w:trPr>
          <w:cantSplit/>
        </w:trPr>
        <w:tc>
          <w:tcPr>
            <w:tcW w:w="1276" w:type="dxa"/>
            <w:tcBorders>
              <w:top w:val="single" w:sz="4" w:space="0" w:color="auto"/>
              <w:bottom w:val="single" w:sz="4" w:space="0" w:color="auto"/>
            </w:tcBorders>
          </w:tcPr>
          <w:p w:rsidR="00C3032D" w:rsidRPr="00072BDC" w:rsidRDefault="00C3032D" w:rsidP="00EC50CF">
            <w:pPr>
              <w:pStyle w:val="TableText"/>
            </w:pPr>
            <w:proofErr w:type="spellStart"/>
            <w:r>
              <w:rPr>
                <w:rFonts w:hint="eastAsia"/>
              </w:rPr>
              <w:t>Alana.Chen</w:t>
            </w:r>
            <w:proofErr w:type="spellEnd"/>
          </w:p>
        </w:tc>
        <w:tc>
          <w:tcPr>
            <w:tcW w:w="1418" w:type="dxa"/>
            <w:tcBorders>
              <w:top w:val="single" w:sz="4" w:space="0" w:color="auto"/>
              <w:bottom w:val="single" w:sz="4" w:space="0" w:color="auto"/>
            </w:tcBorders>
          </w:tcPr>
          <w:p w:rsidR="00C3032D" w:rsidRDefault="00C3032D" w:rsidP="00EC50CF">
            <w:pPr>
              <w:pStyle w:val="TableText"/>
            </w:pPr>
            <w:r>
              <w:rPr>
                <w:rFonts w:hint="eastAsia"/>
              </w:rPr>
              <w:t>2016-11-03</w:t>
            </w:r>
          </w:p>
        </w:tc>
        <w:tc>
          <w:tcPr>
            <w:tcW w:w="5528" w:type="dxa"/>
            <w:gridSpan w:val="2"/>
            <w:tcBorders>
              <w:top w:val="single" w:sz="4" w:space="0" w:color="auto"/>
              <w:bottom w:val="single" w:sz="4" w:space="0" w:color="auto"/>
            </w:tcBorders>
          </w:tcPr>
          <w:p w:rsidR="00C3032D" w:rsidRPr="00072BDC" w:rsidRDefault="00C3032D" w:rsidP="00EC50CF">
            <w:pPr>
              <w:pStyle w:val="TableText"/>
              <w:jc w:val="left"/>
            </w:pPr>
            <w:r>
              <w:rPr>
                <w:rFonts w:hint="eastAsia"/>
              </w:rPr>
              <w:t>创建文档</w:t>
            </w:r>
          </w:p>
        </w:tc>
      </w:tr>
      <w:tr w:rsidR="00C3032D" w:rsidRPr="001F3F75" w:rsidTr="00EC50CF">
        <w:trPr>
          <w:cantSplit/>
        </w:trPr>
        <w:tc>
          <w:tcPr>
            <w:tcW w:w="1276" w:type="dxa"/>
            <w:tcBorders>
              <w:top w:val="single" w:sz="4" w:space="0" w:color="auto"/>
              <w:bottom w:val="single" w:sz="4" w:space="0" w:color="auto"/>
            </w:tcBorders>
          </w:tcPr>
          <w:p w:rsidR="00C3032D" w:rsidRDefault="00C3032D" w:rsidP="00EC50CF">
            <w:pPr>
              <w:pStyle w:val="TableText"/>
              <w:jc w:val="center"/>
            </w:pPr>
            <w:proofErr w:type="spellStart"/>
            <w:ins w:id="0" w:author="Alana Chen" w:date="2016-11-16T16:12:00Z">
              <w:r>
                <w:rPr>
                  <w:rFonts w:hint="eastAsia"/>
                </w:rPr>
                <w:t>Alana.Chen</w:t>
              </w:r>
            </w:ins>
            <w:proofErr w:type="spellEnd"/>
          </w:p>
        </w:tc>
        <w:tc>
          <w:tcPr>
            <w:tcW w:w="1418" w:type="dxa"/>
            <w:tcBorders>
              <w:top w:val="single" w:sz="4" w:space="0" w:color="auto"/>
              <w:bottom w:val="single" w:sz="4" w:space="0" w:color="auto"/>
            </w:tcBorders>
          </w:tcPr>
          <w:p w:rsidR="00C3032D" w:rsidRDefault="00C3032D" w:rsidP="00EC50CF">
            <w:pPr>
              <w:pStyle w:val="TableText"/>
            </w:pPr>
            <w:ins w:id="1" w:author="Alana Chen" w:date="2016-11-16T16:12:00Z">
              <w:r>
                <w:rPr>
                  <w:rFonts w:hint="eastAsia"/>
                </w:rPr>
                <w:t>2016-11-16</w:t>
              </w:r>
            </w:ins>
          </w:p>
        </w:tc>
        <w:tc>
          <w:tcPr>
            <w:tcW w:w="5528" w:type="dxa"/>
            <w:gridSpan w:val="2"/>
            <w:tcBorders>
              <w:top w:val="single" w:sz="4" w:space="0" w:color="auto"/>
              <w:bottom w:val="single" w:sz="4" w:space="0" w:color="auto"/>
            </w:tcBorders>
          </w:tcPr>
          <w:p w:rsidR="00C3032D" w:rsidRDefault="00C3032D" w:rsidP="00EC50CF">
            <w:pPr>
              <w:pStyle w:val="TableText"/>
              <w:jc w:val="left"/>
            </w:pPr>
            <w:ins w:id="2" w:author="Alana Chen" w:date="2016-11-16T16:12:00Z">
              <w:r>
                <w:rPr>
                  <w:rFonts w:hint="eastAsia"/>
                </w:rPr>
                <w:t>根据王静复核意见修改。</w:t>
              </w:r>
            </w:ins>
          </w:p>
        </w:tc>
      </w:tr>
      <w:tr w:rsidR="00C3032D" w:rsidRPr="001F3F75" w:rsidTr="00EC50CF">
        <w:trPr>
          <w:cantSplit/>
        </w:trPr>
        <w:tc>
          <w:tcPr>
            <w:tcW w:w="1276" w:type="dxa"/>
            <w:tcBorders>
              <w:top w:val="single" w:sz="4" w:space="0" w:color="auto"/>
              <w:bottom w:val="single" w:sz="4" w:space="0" w:color="auto"/>
            </w:tcBorders>
          </w:tcPr>
          <w:p w:rsidR="00C3032D" w:rsidRDefault="00C7522A" w:rsidP="00EC50CF">
            <w:pPr>
              <w:pStyle w:val="TableText"/>
              <w:jc w:val="center"/>
            </w:pPr>
            <w:proofErr w:type="spellStart"/>
            <w:ins w:id="3" w:author="Alana Chen" w:date="2016-11-18T14:03:00Z">
              <w:r>
                <w:rPr>
                  <w:rFonts w:hint="eastAsia"/>
                </w:rPr>
                <w:t>Alana.Chen</w:t>
              </w:r>
            </w:ins>
            <w:proofErr w:type="spellEnd"/>
          </w:p>
        </w:tc>
        <w:tc>
          <w:tcPr>
            <w:tcW w:w="1418" w:type="dxa"/>
            <w:tcBorders>
              <w:top w:val="single" w:sz="4" w:space="0" w:color="auto"/>
              <w:bottom w:val="single" w:sz="4" w:space="0" w:color="auto"/>
            </w:tcBorders>
          </w:tcPr>
          <w:p w:rsidR="00C3032D" w:rsidRDefault="00C7522A" w:rsidP="00EC50CF">
            <w:pPr>
              <w:pStyle w:val="TableText"/>
            </w:pPr>
            <w:ins w:id="4" w:author="Alana Chen" w:date="2016-11-18T14:03:00Z">
              <w:r>
                <w:rPr>
                  <w:rFonts w:hint="eastAsia"/>
                </w:rPr>
                <w:t>2016-11-18</w:t>
              </w:r>
            </w:ins>
          </w:p>
        </w:tc>
        <w:tc>
          <w:tcPr>
            <w:tcW w:w="5528" w:type="dxa"/>
            <w:gridSpan w:val="2"/>
            <w:tcBorders>
              <w:top w:val="single" w:sz="4" w:space="0" w:color="auto"/>
              <w:bottom w:val="single" w:sz="4" w:space="0" w:color="auto"/>
            </w:tcBorders>
          </w:tcPr>
          <w:p w:rsidR="00C3032D" w:rsidRDefault="00C7522A" w:rsidP="00EC50CF">
            <w:pPr>
              <w:pStyle w:val="TableText"/>
              <w:jc w:val="left"/>
            </w:pPr>
            <w:ins w:id="5" w:author="Alana Chen" w:date="2016-11-18T14:03:00Z">
              <w:r>
                <w:rPr>
                  <w:rFonts w:hint="eastAsia"/>
                </w:rPr>
                <w:t>根据梅玫复核意见修改。</w:t>
              </w:r>
            </w:ins>
          </w:p>
        </w:tc>
      </w:tr>
      <w:tr w:rsidR="00C3032D" w:rsidRPr="001F3F75" w:rsidTr="00EC50CF">
        <w:trPr>
          <w:cantSplit/>
        </w:trPr>
        <w:tc>
          <w:tcPr>
            <w:tcW w:w="1276" w:type="dxa"/>
            <w:tcBorders>
              <w:top w:val="single" w:sz="4" w:space="0" w:color="auto"/>
              <w:bottom w:val="single" w:sz="4" w:space="0" w:color="auto"/>
            </w:tcBorders>
          </w:tcPr>
          <w:p w:rsidR="00C3032D" w:rsidRDefault="00C65A23" w:rsidP="00EC50CF">
            <w:pPr>
              <w:pStyle w:val="TableText"/>
              <w:jc w:val="center"/>
            </w:pPr>
            <w:proofErr w:type="spellStart"/>
            <w:ins w:id="6" w:author="Alana Chen" w:date="2016-12-06T11:05:00Z">
              <w:r>
                <w:rPr>
                  <w:rFonts w:hint="eastAsia"/>
                </w:rPr>
                <w:t>Alana.Chen</w:t>
              </w:r>
            </w:ins>
            <w:proofErr w:type="spellEnd"/>
          </w:p>
        </w:tc>
        <w:tc>
          <w:tcPr>
            <w:tcW w:w="1418" w:type="dxa"/>
            <w:tcBorders>
              <w:top w:val="single" w:sz="4" w:space="0" w:color="auto"/>
              <w:bottom w:val="single" w:sz="4" w:space="0" w:color="auto"/>
            </w:tcBorders>
          </w:tcPr>
          <w:p w:rsidR="00C3032D" w:rsidRDefault="00C65A23" w:rsidP="00EC50CF">
            <w:pPr>
              <w:pStyle w:val="TableText"/>
            </w:pPr>
            <w:ins w:id="7" w:author="Alana Chen" w:date="2016-12-06T11:05:00Z">
              <w:r>
                <w:rPr>
                  <w:rFonts w:hint="eastAsia"/>
                </w:rPr>
                <w:t>2016-12-06</w:t>
              </w:r>
            </w:ins>
          </w:p>
        </w:tc>
        <w:tc>
          <w:tcPr>
            <w:tcW w:w="5528" w:type="dxa"/>
            <w:gridSpan w:val="2"/>
            <w:tcBorders>
              <w:top w:val="single" w:sz="4" w:space="0" w:color="auto"/>
              <w:bottom w:val="single" w:sz="4" w:space="0" w:color="auto"/>
            </w:tcBorders>
          </w:tcPr>
          <w:p w:rsidR="00C3032D" w:rsidRDefault="00C65A23" w:rsidP="00EC50CF">
            <w:pPr>
              <w:pStyle w:val="TableText"/>
              <w:jc w:val="left"/>
            </w:pPr>
            <w:ins w:id="8" w:author="Alana Chen" w:date="2016-12-06T11:05:00Z">
              <w:r>
                <w:rPr>
                  <w:rFonts w:hint="eastAsia"/>
                </w:rPr>
                <w:t>根据理赔处复核意见增加责任</w:t>
              </w:r>
            </w:ins>
            <w:ins w:id="9" w:author="Alana Chen" w:date="2016-12-06T11:07:00Z">
              <w:r>
                <w:rPr>
                  <w:rFonts w:hint="eastAsia"/>
                </w:rPr>
                <w:t>“住院前后7天门急诊医疗费用”</w:t>
              </w:r>
            </w:ins>
            <w:ins w:id="10" w:author="Alana Chen" w:date="2016-12-06T17:21:00Z">
              <w:r w:rsidR="00E05C53">
                <w:rPr>
                  <w:rFonts w:hint="eastAsia"/>
                </w:rPr>
                <w:t>调整年免赔额累加范围</w:t>
              </w:r>
            </w:ins>
          </w:p>
        </w:tc>
      </w:tr>
      <w:tr w:rsidR="00C3032D" w:rsidRPr="001F3F75" w:rsidTr="00EC50CF">
        <w:trPr>
          <w:cantSplit/>
        </w:trPr>
        <w:tc>
          <w:tcPr>
            <w:tcW w:w="1276" w:type="dxa"/>
            <w:tcBorders>
              <w:top w:val="single" w:sz="4" w:space="0" w:color="auto"/>
              <w:bottom w:val="single" w:sz="4" w:space="0" w:color="auto"/>
            </w:tcBorders>
          </w:tcPr>
          <w:p w:rsidR="00C3032D" w:rsidRDefault="00D572AE" w:rsidP="00EC50CF">
            <w:pPr>
              <w:pStyle w:val="TableText"/>
              <w:jc w:val="center"/>
            </w:pPr>
            <w:proofErr w:type="spellStart"/>
            <w:ins w:id="11" w:author="Alana Chen" w:date="2016-12-13T17:16:00Z">
              <w:r>
                <w:rPr>
                  <w:rFonts w:hint="eastAsia"/>
                </w:rPr>
                <w:t>Alana.Chen</w:t>
              </w:r>
            </w:ins>
            <w:proofErr w:type="spellEnd"/>
          </w:p>
        </w:tc>
        <w:tc>
          <w:tcPr>
            <w:tcW w:w="1418" w:type="dxa"/>
            <w:tcBorders>
              <w:top w:val="single" w:sz="4" w:space="0" w:color="auto"/>
              <w:bottom w:val="single" w:sz="4" w:space="0" w:color="auto"/>
            </w:tcBorders>
          </w:tcPr>
          <w:p w:rsidR="00C3032D" w:rsidRDefault="00D572AE" w:rsidP="00EC50CF">
            <w:pPr>
              <w:pStyle w:val="TableText"/>
            </w:pPr>
            <w:ins w:id="12" w:author="Alana Chen" w:date="2016-12-13T17:16:00Z">
              <w:r>
                <w:rPr>
                  <w:rFonts w:hint="eastAsia"/>
                </w:rPr>
                <w:t>2016-12-13</w:t>
              </w:r>
            </w:ins>
          </w:p>
        </w:tc>
        <w:tc>
          <w:tcPr>
            <w:tcW w:w="5528" w:type="dxa"/>
            <w:gridSpan w:val="2"/>
            <w:tcBorders>
              <w:top w:val="single" w:sz="4" w:space="0" w:color="auto"/>
              <w:bottom w:val="single" w:sz="4" w:space="0" w:color="auto"/>
            </w:tcBorders>
          </w:tcPr>
          <w:p w:rsidR="00C3032D" w:rsidRPr="008C2A57" w:rsidRDefault="00D572AE" w:rsidP="00EC50CF">
            <w:pPr>
              <w:pStyle w:val="TableText"/>
              <w:jc w:val="left"/>
            </w:pPr>
            <w:ins w:id="13" w:author="Alana Chen" w:date="2016-12-13T17:16:00Z">
              <w:r>
                <w:rPr>
                  <w:rFonts w:hint="eastAsia"/>
                </w:rPr>
                <w:t>根据业务复核意见修改理算公式，在理算页面新增一列“</w:t>
              </w:r>
            </w:ins>
            <w:ins w:id="14" w:author="Alana Chen" w:date="2016-12-13T17:17:00Z">
              <w:r>
                <w:rPr>
                  <w:rFonts w:hint="eastAsia"/>
                </w:rPr>
                <w:t>第三方</w:t>
              </w:r>
            </w:ins>
            <w:ins w:id="15" w:author="Alana Chen" w:date="2016-12-13T17:16:00Z">
              <w:r>
                <w:rPr>
                  <w:rFonts w:hint="eastAsia"/>
                </w:rPr>
                <w:t>先期给付</w:t>
              </w:r>
            </w:ins>
            <w:ins w:id="16" w:author="Alana Chen" w:date="2016-12-13T17:17:00Z">
              <w:r>
                <w:rPr>
                  <w:rFonts w:hint="eastAsia"/>
                </w:rPr>
                <w:t>金额”</w:t>
              </w:r>
            </w:ins>
          </w:p>
        </w:tc>
      </w:tr>
      <w:tr w:rsidR="000C2125" w:rsidRPr="001F3F75" w:rsidTr="00EC50CF">
        <w:trPr>
          <w:cantSplit/>
          <w:ins w:id="17" w:author="Alana Chen" w:date="2016-12-15T11:47:00Z"/>
        </w:trPr>
        <w:tc>
          <w:tcPr>
            <w:tcW w:w="1276" w:type="dxa"/>
            <w:tcBorders>
              <w:top w:val="single" w:sz="4" w:space="0" w:color="auto"/>
              <w:bottom w:val="single" w:sz="4" w:space="0" w:color="auto"/>
            </w:tcBorders>
          </w:tcPr>
          <w:p w:rsidR="000C2125" w:rsidRDefault="000C2125" w:rsidP="00EC50CF">
            <w:pPr>
              <w:pStyle w:val="TableText"/>
              <w:jc w:val="center"/>
              <w:rPr>
                <w:ins w:id="18" w:author="Alana Chen" w:date="2016-12-15T11:47:00Z"/>
              </w:rPr>
            </w:pPr>
            <w:proofErr w:type="spellStart"/>
            <w:ins w:id="19" w:author="Alana Chen" w:date="2016-12-15T11:47:00Z">
              <w:r>
                <w:rPr>
                  <w:rFonts w:hint="eastAsia"/>
                </w:rPr>
                <w:t>Alana.Chen</w:t>
              </w:r>
              <w:proofErr w:type="spellEnd"/>
            </w:ins>
          </w:p>
        </w:tc>
        <w:tc>
          <w:tcPr>
            <w:tcW w:w="1418" w:type="dxa"/>
            <w:tcBorders>
              <w:top w:val="single" w:sz="4" w:space="0" w:color="auto"/>
              <w:bottom w:val="single" w:sz="4" w:space="0" w:color="auto"/>
            </w:tcBorders>
          </w:tcPr>
          <w:p w:rsidR="000C2125" w:rsidRDefault="000C2125" w:rsidP="00EC50CF">
            <w:pPr>
              <w:pStyle w:val="TableText"/>
              <w:rPr>
                <w:ins w:id="20" w:author="Alana Chen" w:date="2016-12-15T11:47:00Z"/>
              </w:rPr>
            </w:pPr>
            <w:ins w:id="21" w:author="Alana Chen" w:date="2016-12-15T11:47:00Z">
              <w:r>
                <w:rPr>
                  <w:rFonts w:hint="eastAsia"/>
                </w:rPr>
                <w:t>2016-12-15</w:t>
              </w:r>
            </w:ins>
          </w:p>
        </w:tc>
        <w:tc>
          <w:tcPr>
            <w:tcW w:w="5528" w:type="dxa"/>
            <w:gridSpan w:val="2"/>
            <w:tcBorders>
              <w:top w:val="single" w:sz="4" w:space="0" w:color="auto"/>
              <w:bottom w:val="single" w:sz="4" w:space="0" w:color="auto"/>
            </w:tcBorders>
          </w:tcPr>
          <w:p w:rsidR="000C2125" w:rsidRDefault="000C2125" w:rsidP="00EC50CF">
            <w:pPr>
              <w:pStyle w:val="TableText"/>
              <w:jc w:val="left"/>
              <w:rPr>
                <w:ins w:id="22" w:author="Alana Chen" w:date="2016-12-15T11:47:00Z"/>
              </w:rPr>
            </w:pPr>
            <w:ins w:id="23" w:author="Alana Chen" w:date="2016-12-15T11:47:00Z">
              <w:r>
                <w:rPr>
                  <w:rFonts w:hint="eastAsia"/>
                </w:rPr>
                <w:t>无</w:t>
              </w:r>
            </w:ins>
            <w:ins w:id="24" w:author="Alana Chen" w:date="2016-12-15T11:48:00Z">
              <w:r>
                <w:rPr>
                  <w:rFonts w:hint="eastAsia"/>
                </w:rPr>
                <w:t>满期金到期批处理增加对于逾期未缴纳续保保费，保单需终止的处理</w:t>
              </w:r>
            </w:ins>
            <w:ins w:id="25" w:author="Alana Chen" w:date="2016-12-15T11:49:00Z">
              <w:r>
                <w:rPr>
                  <w:rFonts w:hint="eastAsia"/>
                </w:rPr>
                <w:t>规则</w:t>
              </w:r>
            </w:ins>
            <w:ins w:id="26" w:author="Alana Chen" w:date="2016-12-15T11:48:00Z">
              <w:r>
                <w:rPr>
                  <w:rFonts w:hint="eastAsia"/>
                </w:rPr>
                <w:t>。</w:t>
              </w:r>
            </w:ins>
          </w:p>
        </w:tc>
      </w:tr>
    </w:tbl>
    <w:p w:rsidR="00C3032D" w:rsidRPr="006F40C7" w:rsidRDefault="00C3032D" w:rsidP="00C3032D">
      <w:pPr>
        <w:jc w:val="left"/>
      </w:pPr>
      <w:bookmarkStart w:id="27" w:name="_Toc522041475"/>
    </w:p>
    <w:p w:rsidR="00C3032D" w:rsidRDefault="00C3032D" w:rsidP="00C3032D">
      <w:pPr>
        <w:pStyle w:val="covertitle20"/>
        <w:snapToGrid w:val="0"/>
      </w:pPr>
      <w:bookmarkStart w:id="28" w:name="_Toc522041476"/>
      <w:bookmarkEnd w:id="27"/>
      <w:r w:rsidRPr="001F3F75">
        <w:rPr>
          <w:rFonts w:hint="eastAsia"/>
        </w:rPr>
        <w:t>相关文档</w:t>
      </w:r>
      <w:bookmarkEnd w:id="28"/>
    </w:p>
    <w:p w:rsidR="00C3032D" w:rsidRDefault="00C3032D" w:rsidP="00C3032D">
      <w:pPr>
        <w:pStyle w:val="CoverTitle2"/>
        <w:ind w:left="1680" w:hanging="420"/>
      </w:pPr>
    </w:p>
    <w:tbl>
      <w:tblPr>
        <w:tblW w:w="8618" w:type="dxa"/>
        <w:tblInd w:w="9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000" w:firstRow="0" w:lastRow="0" w:firstColumn="0" w:lastColumn="0" w:noHBand="0" w:noVBand="0"/>
      </w:tblPr>
      <w:tblGrid>
        <w:gridCol w:w="153"/>
        <w:gridCol w:w="1827"/>
        <w:gridCol w:w="4860"/>
        <w:gridCol w:w="153"/>
        <w:gridCol w:w="1467"/>
        <w:gridCol w:w="158"/>
      </w:tblGrid>
      <w:tr w:rsidR="00C3032D" w:rsidTr="00EC50CF">
        <w:trPr>
          <w:gridAfter w:val="1"/>
          <w:wAfter w:w="158" w:type="dxa"/>
          <w:cantSplit/>
          <w:tblHeader/>
        </w:trPr>
        <w:tc>
          <w:tcPr>
            <w:tcW w:w="6840" w:type="dxa"/>
            <w:gridSpan w:val="3"/>
            <w:tcBorders>
              <w:top w:val="single" w:sz="12" w:space="0" w:color="auto"/>
              <w:bottom w:val="single" w:sz="6" w:space="0" w:color="auto"/>
              <w:right w:val="single" w:sz="12" w:space="0" w:color="auto"/>
            </w:tcBorders>
            <w:shd w:val="pct10" w:color="auto" w:fill="auto"/>
          </w:tcPr>
          <w:p w:rsidR="00C3032D" w:rsidRPr="008A22BA" w:rsidRDefault="00C3032D" w:rsidP="00EC50CF">
            <w:pPr>
              <w:pStyle w:val="TableHeading"/>
            </w:pPr>
            <w:proofErr w:type="spellStart"/>
            <w:r w:rsidRPr="008A22BA">
              <w:rPr>
                <w:rFonts w:hint="eastAsia"/>
              </w:rPr>
              <w:t>文档标题</w:t>
            </w:r>
            <w:proofErr w:type="spellEnd"/>
          </w:p>
        </w:tc>
        <w:tc>
          <w:tcPr>
            <w:tcW w:w="1620" w:type="dxa"/>
            <w:gridSpan w:val="2"/>
            <w:tcBorders>
              <w:top w:val="single" w:sz="12" w:space="0" w:color="auto"/>
              <w:left w:val="single" w:sz="12" w:space="0" w:color="auto"/>
              <w:bottom w:val="single" w:sz="6" w:space="0" w:color="auto"/>
              <w:right w:val="single" w:sz="12" w:space="0" w:color="auto"/>
            </w:tcBorders>
            <w:shd w:val="pct10" w:color="auto" w:fill="auto"/>
          </w:tcPr>
          <w:p w:rsidR="00C3032D" w:rsidRPr="008A22BA" w:rsidRDefault="00C3032D" w:rsidP="00EC50CF">
            <w:pPr>
              <w:pStyle w:val="TableHeading"/>
              <w:rPr>
                <w:lang w:eastAsia="zh-CN"/>
              </w:rPr>
            </w:pPr>
            <w:r>
              <w:rPr>
                <w:rFonts w:hint="eastAsia"/>
                <w:lang w:eastAsia="zh-CN"/>
              </w:rPr>
              <w:t>撰写人</w:t>
            </w:r>
          </w:p>
        </w:tc>
      </w:tr>
      <w:tr w:rsidR="00C3032D" w:rsidTr="00EC50CF">
        <w:trPr>
          <w:gridAfter w:val="1"/>
          <w:wAfter w:w="158" w:type="dxa"/>
          <w:cantSplit/>
          <w:trHeight w:hRule="exact" w:val="60"/>
          <w:tblHeader/>
        </w:trPr>
        <w:tc>
          <w:tcPr>
            <w:tcW w:w="1980" w:type="dxa"/>
            <w:gridSpan w:val="2"/>
            <w:tcBorders>
              <w:top w:val="nil"/>
              <w:left w:val="nil"/>
              <w:right w:val="nil"/>
            </w:tcBorders>
            <w:shd w:val="pct50" w:color="auto" w:fill="auto"/>
          </w:tcPr>
          <w:p w:rsidR="00C3032D" w:rsidRPr="0005374B" w:rsidRDefault="00C3032D" w:rsidP="00EC50CF"/>
        </w:tc>
        <w:tc>
          <w:tcPr>
            <w:tcW w:w="4860" w:type="dxa"/>
            <w:tcBorders>
              <w:top w:val="nil"/>
              <w:left w:val="nil"/>
              <w:right w:val="nil"/>
            </w:tcBorders>
            <w:shd w:val="pct50" w:color="auto" w:fill="auto"/>
          </w:tcPr>
          <w:p w:rsidR="00C3032D" w:rsidRPr="0005374B" w:rsidRDefault="00C3032D" w:rsidP="00EC50CF"/>
        </w:tc>
        <w:tc>
          <w:tcPr>
            <w:tcW w:w="1620" w:type="dxa"/>
            <w:gridSpan w:val="2"/>
            <w:tcBorders>
              <w:top w:val="nil"/>
              <w:left w:val="nil"/>
              <w:right w:val="nil"/>
            </w:tcBorders>
            <w:shd w:val="pct50" w:color="auto" w:fill="auto"/>
          </w:tcPr>
          <w:p w:rsidR="00C3032D" w:rsidRPr="0005374B" w:rsidRDefault="00C3032D" w:rsidP="00EC50CF"/>
        </w:tc>
      </w:tr>
      <w:tr w:rsidR="00C3032D" w:rsidRPr="00072BDC" w:rsidTr="00EC50CF">
        <w:tblPrEx>
          <w:jc w:val="center"/>
        </w:tblPrEx>
        <w:trPr>
          <w:gridBefore w:val="1"/>
          <w:wBefore w:w="153" w:type="dxa"/>
          <w:cantSplit/>
          <w:jc w:val="center"/>
        </w:trPr>
        <w:tc>
          <w:tcPr>
            <w:tcW w:w="6840" w:type="dxa"/>
            <w:gridSpan w:val="3"/>
            <w:tcBorders>
              <w:top w:val="single" w:sz="4" w:space="0" w:color="auto"/>
              <w:left w:val="single" w:sz="4" w:space="0" w:color="auto"/>
              <w:bottom w:val="single" w:sz="4" w:space="0" w:color="auto"/>
            </w:tcBorders>
          </w:tcPr>
          <w:p w:rsidR="00C3032D" w:rsidRPr="00F73E87" w:rsidRDefault="00C3032D" w:rsidP="00EC50CF">
            <w:pPr>
              <w:pStyle w:val="TableText"/>
            </w:pPr>
            <w:r w:rsidRPr="0058314B">
              <w:t>PICC_77910_关于人保寿险关爱康健医疗保险的产品需求（契约和部分保全）</w:t>
            </w:r>
          </w:p>
        </w:tc>
        <w:tc>
          <w:tcPr>
            <w:tcW w:w="1625" w:type="dxa"/>
            <w:gridSpan w:val="2"/>
            <w:tcBorders>
              <w:top w:val="single" w:sz="4" w:space="0" w:color="auto"/>
              <w:bottom w:val="single" w:sz="4" w:space="0" w:color="auto"/>
              <w:right w:val="single" w:sz="4" w:space="0" w:color="auto"/>
            </w:tcBorders>
          </w:tcPr>
          <w:p w:rsidR="00C3032D" w:rsidRPr="00072BDC" w:rsidRDefault="00C3032D" w:rsidP="00EC50CF">
            <w:pPr>
              <w:pStyle w:val="TableText"/>
            </w:pPr>
            <w:proofErr w:type="spellStart"/>
            <w:r>
              <w:rPr>
                <w:rFonts w:hint="eastAsia"/>
              </w:rPr>
              <w:t>Alana.Chen</w:t>
            </w:r>
            <w:proofErr w:type="spellEnd"/>
          </w:p>
        </w:tc>
      </w:tr>
      <w:tr w:rsidR="00C3032D" w:rsidRPr="00072BDC" w:rsidTr="00EC50CF">
        <w:tblPrEx>
          <w:jc w:val="center"/>
        </w:tblPrEx>
        <w:trPr>
          <w:gridBefore w:val="1"/>
          <w:wBefore w:w="153" w:type="dxa"/>
          <w:cantSplit/>
          <w:jc w:val="center"/>
        </w:trPr>
        <w:tc>
          <w:tcPr>
            <w:tcW w:w="6840" w:type="dxa"/>
            <w:gridSpan w:val="3"/>
            <w:tcBorders>
              <w:top w:val="single" w:sz="4" w:space="0" w:color="auto"/>
              <w:left w:val="single" w:sz="4" w:space="0" w:color="auto"/>
              <w:bottom w:val="single" w:sz="4" w:space="0" w:color="auto"/>
            </w:tcBorders>
          </w:tcPr>
          <w:p w:rsidR="00C3032D" w:rsidRPr="00382394" w:rsidRDefault="00C3032D" w:rsidP="00EC50CF">
            <w:pPr>
              <w:pStyle w:val="TableText"/>
            </w:pPr>
            <w:r w:rsidRPr="00382394">
              <w:t>PICC_75594_关于人保寿险至尊守护医疗保险的产品需求（保全）</w:t>
            </w:r>
          </w:p>
        </w:tc>
        <w:tc>
          <w:tcPr>
            <w:tcW w:w="1625" w:type="dxa"/>
            <w:gridSpan w:val="2"/>
            <w:tcBorders>
              <w:top w:val="single" w:sz="4" w:space="0" w:color="auto"/>
              <w:bottom w:val="single" w:sz="4" w:space="0" w:color="auto"/>
              <w:right w:val="single" w:sz="4" w:space="0" w:color="auto"/>
            </w:tcBorders>
          </w:tcPr>
          <w:p w:rsidR="00C3032D" w:rsidRDefault="00C3032D" w:rsidP="00EC50CF">
            <w:pPr>
              <w:pStyle w:val="TableText"/>
            </w:pPr>
            <w:proofErr w:type="spellStart"/>
            <w:r>
              <w:rPr>
                <w:rFonts w:hint="eastAsia"/>
              </w:rPr>
              <w:t>Canny.Dong</w:t>
            </w:r>
            <w:proofErr w:type="spellEnd"/>
          </w:p>
        </w:tc>
      </w:tr>
      <w:tr w:rsidR="00C3032D" w:rsidRPr="00072BDC" w:rsidTr="00EC50CF">
        <w:tblPrEx>
          <w:jc w:val="center"/>
        </w:tblPrEx>
        <w:trPr>
          <w:gridBefore w:val="1"/>
          <w:wBefore w:w="153" w:type="dxa"/>
          <w:cantSplit/>
          <w:jc w:val="center"/>
        </w:trPr>
        <w:tc>
          <w:tcPr>
            <w:tcW w:w="6840" w:type="dxa"/>
            <w:gridSpan w:val="3"/>
            <w:tcBorders>
              <w:top w:val="single" w:sz="4" w:space="0" w:color="auto"/>
              <w:left w:val="single" w:sz="4" w:space="0" w:color="auto"/>
              <w:bottom w:val="single" w:sz="4" w:space="0" w:color="auto"/>
            </w:tcBorders>
          </w:tcPr>
          <w:p w:rsidR="00C3032D" w:rsidRPr="00382394" w:rsidRDefault="00C3032D" w:rsidP="00EC50CF">
            <w:pPr>
              <w:pStyle w:val="TableText"/>
            </w:pPr>
            <w:r w:rsidRPr="001A760C">
              <w:t>PICC_74241_关于人保寿险惠众个人税收优惠型健康保险（万能型）产品的需求（续期）</w:t>
            </w:r>
          </w:p>
        </w:tc>
        <w:tc>
          <w:tcPr>
            <w:tcW w:w="1625" w:type="dxa"/>
            <w:gridSpan w:val="2"/>
            <w:tcBorders>
              <w:top w:val="single" w:sz="4" w:space="0" w:color="auto"/>
              <w:bottom w:val="single" w:sz="4" w:space="0" w:color="auto"/>
              <w:right w:val="single" w:sz="4" w:space="0" w:color="auto"/>
            </w:tcBorders>
          </w:tcPr>
          <w:p w:rsidR="00C3032D" w:rsidRDefault="00C3032D" w:rsidP="00EC50CF">
            <w:pPr>
              <w:pStyle w:val="TableText"/>
            </w:pPr>
            <w:proofErr w:type="spellStart"/>
            <w:r>
              <w:rPr>
                <w:rFonts w:hint="eastAsia"/>
              </w:rPr>
              <w:t>Cherry.Liu</w:t>
            </w:r>
            <w:proofErr w:type="spellEnd"/>
          </w:p>
        </w:tc>
      </w:tr>
    </w:tbl>
    <w:p w:rsidR="00C3032D" w:rsidRDefault="00C3032D" w:rsidP="00C3032D">
      <w:pPr>
        <w:sectPr w:rsidR="00C3032D" w:rsidSect="00A174BD">
          <w:headerReference w:type="even" r:id="rId13"/>
          <w:headerReference w:type="default" r:id="rId14"/>
          <w:footerReference w:type="even" r:id="rId15"/>
          <w:footerReference w:type="default" r:id="rId16"/>
          <w:headerReference w:type="first" r:id="rId17"/>
          <w:footerReference w:type="first" r:id="rId18"/>
          <w:pgSz w:w="11906" w:h="16838" w:code="9"/>
          <w:pgMar w:top="1440" w:right="1797" w:bottom="1440" w:left="1797" w:header="851" w:footer="992" w:gutter="0"/>
          <w:pgNumType w:fmt="lowerRoman"/>
          <w:cols w:space="425"/>
          <w:docGrid w:type="lines" w:linePitch="312"/>
        </w:sectPr>
      </w:pPr>
    </w:p>
    <w:p w:rsidR="00C3032D" w:rsidRDefault="00C3032D" w:rsidP="00C3032D">
      <w:pPr>
        <w:pStyle w:val="CoverTitle2"/>
        <w:ind w:left="1680" w:hanging="420"/>
        <w:jc w:val="center"/>
      </w:pPr>
      <w:r>
        <w:rPr>
          <w:rFonts w:hint="eastAsia"/>
        </w:rPr>
        <w:lastRenderedPageBreak/>
        <w:t>目 录</w:t>
      </w:r>
    </w:p>
    <w:p w:rsidR="00C3032D" w:rsidRDefault="00C3032D" w:rsidP="00C3032D">
      <w:pPr>
        <w:pStyle w:val="CoverTitle2"/>
        <w:ind w:left="1680" w:hanging="420"/>
      </w:pPr>
    </w:p>
    <w:p w:rsidR="00B1529D" w:rsidRDefault="00C3032D">
      <w:pPr>
        <w:pStyle w:val="TOC1"/>
        <w:rPr>
          <w:ins w:id="29" w:author="Alana Chen" w:date="2016-12-29T15:18:00Z"/>
          <w:rFonts w:asciiTheme="minorHAnsi" w:eastAsiaTheme="minorEastAsia" w:hAnsiTheme="minorHAnsi" w:cstheme="minorBidi"/>
          <w:noProof/>
          <w:kern w:val="0"/>
          <w:sz w:val="22"/>
          <w:szCs w:val="22"/>
        </w:rPr>
      </w:pPr>
      <w:r>
        <w:fldChar w:fldCharType="begin"/>
      </w:r>
      <w:r>
        <w:instrText xml:space="preserve"> TOC \o "1-3" \h \z \u </w:instrText>
      </w:r>
      <w:r>
        <w:fldChar w:fldCharType="separate"/>
      </w:r>
      <w:ins w:id="30" w:author="Alana Chen" w:date="2016-12-29T15:18:00Z">
        <w:r w:rsidR="00B1529D" w:rsidRPr="002856A8">
          <w:rPr>
            <w:rStyle w:val="Hyperlink"/>
            <w:noProof/>
          </w:rPr>
          <w:fldChar w:fldCharType="begin"/>
        </w:r>
        <w:r w:rsidR="00B1529D" w:rsidRPr="002856A8">
          <w:rPr>
            <w:rStyle w:val="Hyperlink"/>
            <w:noProof/>
          </w:rPr>
          <w:instrText xml:space="preserve"> </w:instrText>
        </w:r>
        <w:r w:rsidR="00B1529D">
          <w:rPr>
            <w:noProof/>
          </w:rPr>
          <w:instrText>HYPERLINK \l "_Toc470788034"</w:instrText>
        </w:r>
        <w:r w:rsidR="00B1529D" w:rsidRPr="002856A8">
          <w:rPr>
            <w:rStyle w:val="Hyperlink"/>
            <w:noProof/>
          </w:rPr>
          <w:instrText xml:space="preserve"> </w:instrText>
        </w:r>
        <w:r w:rsidR="00B1529D" w:rsidRPr="002856A8">
          <w:rPr>
            <w:rStyle w:val="Hyperlink"/>
            <w:noProof/>
          </w:rPr>
          <w:fldChar w:fldCharType="separate"/>
        </w:r>
        <w:r w:rsidR="00B1529D" w:rsidRPr="002856A8">
          <w:rPr>
            <w:rStyle w:val="Hyperlink"/>
            <w:noProof/>
          </w:rPr>
          <w:t>1</w:t>
        </w:r>
        <w:r w:rsidR="00B1529D">
          <w:rPr>
            <w:rFonts w:asciiTheme="minorHAnsi" w:eastAsiaTheme="minorEastAsia" w:hAnsiTheme="minorHAnsi" w:cstheme="minorBidi"/>
            <w:noProof/>
            <w:kern w:val="0"/>
            <w:sz w:val="22"/>
            <w:szCs w:val="22"/>
          </w:rPr>
          <w:tab/>
        </w:r>
        <w:r w:rsidR="00B1529D" w:rsidRPr="002856A8">
          <w:rPr>
            <w:rStyle w:val="Hyperlink"/>
            <w:rFonts w:hint="eastAsia"/>
            <w:noProof/>
          </w:rPr>
          <w:t>需求提出原因</w:t>
        </w:r>
        <w:r w:rsidR="00B1529D">
          <w:rPr>
            <w:noProof/>
            <w:webHidden/>
          </w:rPr>
          <w:tab/>
        </w:r>
        <w:r w:rsidR="00B1529D">
          <w:rPr>
            <w:noProof/>
            <w:webHidden/>
          </w:rPr>
          <w:fldChar w:fldCharType="begin"/>
        </w:r>
        <w:r w:rsidR="00B1529D">
          <w:rPr>
            <w:noProof/>
            <w:webHidden/>
          </w:rPr>
          <w:instrText xml:space="preserve"> PAGEREF _Toc470788034 \h </w:instrText>
        </w:r>
      </w:ins>
      <w:r w:rsidR="00B1529D">
        <w:rPr>
          <w:noProof/>
          <w:webHidden/>
        </w:rPr>
      </w:r>
      <w:r w:rsidR="00B1529D">
        <w:rPr>
          <w:noProof/>
          <w:webHidden/>
        </w:rPr>
        <w:fldChar w:fldCharType="separate"/>
      </w:r>
      <w:ins w:id="31" w:author="Alana Chen" w:date="2016-12-29T15:18:00Z">
        <w:r w:rsidR="00B1529D">
          <w:rPr>
            <w:noProof/>
            <w:webHidden/>
          </w:rPr>
          <w:t>1</w:t>
        </w:r>
        <w:r w:rsidR="00B1529D">
          <w:rPr>
            <w:noProof/>
            <w:webHidden/>
          </w:rPr>
          <w:fldChar w:fldCharType="end"/>
        </w:r>
        <w:r w:rsidR="00B1529D" w:rsidRPr="002856A8">
          <w:rPr>
            <w:rStyle w:val="Hyperlink"/>
            <w:noProof/>
          </w:rPr>
          <w:fldChar w:fldCharType="end"/>
        </w:r>
      </w:ins>
    </w:p>
    <w:p w:rsidR="00B1529D" w:rsidRDefault="00B1529D">
      <w:pPr>
        <w:pStyle w:val="TOC1"/>
        <w:rPr>
          <w:ins w:id="32" w:author="Alana Chen" w:date="2016-12-29T15:18:00Z"/>
          <w:rFonts w:asciiTheme="minorHAnsi" w:eastAsiaTheme="minorEastAsia" w:hAnsiTheme="minorHAnsi" w:cstheme="minorBidi"/>
          <w:noProof/>
          <w:kern w:val="0"/>
          <w:sz w:val="22"/>
          <w:szCs w:val="22"/>
        </w:rPr>
      </w:pPr>
      <w:ins w:id="33" w:author="Alana Chen" w:date="2016-12-29T15:18:00Z">
        <w:r w:rsidRPr="002856A8">
          <w:rPr>
            <w:rStyle w:val="Hyperlink"/>
            <w:noProof/>
          </w:rPr>
          <w:fldChar w:fldCharType="begin"/>
        </w:r>
        <w:r w:rsidRPr="002856A8">
          <w:rPr>
            <w:rStyle w:val="Hyperlink"/>
            <w:noProof/>
          </w:rPr>
          <w:instrText xml:space="preserve"> </w:instrText>
        </w:r>
        <w:r>
          <w:rPr>
            <w:noProof/>
          </w:rPr>
          <w:instrText>HYPERLINK \l "_Toc470788035"</w:instrText>
        </w:r>
        <w:r w:rsidRPr="002856A8">
          <w:rPr>
            <w:rStyle w:val="Hyperlink"/>
            <w:noProof/>
          </w:rPr>
          <w:instrText xml:space="preserve"> </w:instrText>
        </w:r>
        <w:r w:rsidRPr="002856A8">
          <w:rPr>
            <w:rStyle w:val="Hyperlink"/>
            <w:noProof/>
          </w:rPr>
          <w:fldChar w:fldCharType="separate"/>
        </w:r>
        <w:r w:rsidRPr="002856A8">
          <w:rPr>
            <w:rStyle w:val="Hyperlink"/>
            <w:noProof/>
          </w:rPr>
          <w:t>2</w:t>
        </w:r>
        <w:r>
          <w:rPr>
            <w:rFonts w:asciiTheme="minorHAnsi" w:eastAsiaTheme="minorEastAsia" w:hAnsiTheme="minorHAnsi" w:cstheme="minorBidi"/>
            <w:noProof/>
            <w:kern w:val="0"/>
            <w:sz w:val="22"/>
            <w:szCs w:val="22"/>
          </w:rPr>
          <w:tab/>
        </w:r>
        <w:r w:rsidRPr="002856A8">
          <w:rPr>
            <w:rStyle w:val="Hyperlink"/>
            <w:rFonts w:hint="eastAsia"/>
            <w:noProof/>
          </w:rPr>
          <w:t>需求描述</w:t>
        </w:r>
        <w:r>
          <w:rPr>
            <w:noProof/>
            <w:webHidden/>
          </w:rPr>
          <w:tab/>
        </w:r>
        <w:r>
          <w:rPr>
            <w:noProof/>
            <w:webHidden/>
          </w:rPr>
          <w:fldChar w:fldCharType="begin"/>
        </w:r>
        <w:r>
          <w:rPr>
            <w:noProof/>
            <w:webHidden/>
          </w:rPr>
          <w:instrText xml:space="preserve"> PAGEREF _Toc470788035 \h </w:instrText>
        </w:r>
      </w:ins>
      <w:r>
        <w:rPr>
          <w:noProof/>
          <w:webHidden/>
        </w:rPr>
      </w:r>
      <w:r>
        <w:rPr>
          <w:noProof/>
          <w:webHidden/>
        </w:rPr>
        <w:fldChar w:fldCharType="separate"/>
      </w:r>
      <w:ins w:id="34" w:author="Alana Chen" w:date="2016-12-29T15:18:00Z">
        <w:r>
          <w:rPr>
            <w:noProof/>
            <w:webHidden/>
          </w:rPr>
          <w:t>1</w:t>
        </w:r>
        <w:r>
          <w:rPr>
            <w:noProof/>
            <w:webHidden/>
          </w:rPr>
          <w:fldChar w:fldCharType="end"/>
        </w:r>
        <w:r w:rsidRPr="002856A8">
          <w:rPr>
            <w:rStyle w:val="Hyperlink"/>
            <w:noProof/>
          </w:rPr>
          <w:fldChar w:fldCharType="end"/>
        </w:r>
      </w:ins>
    </w:p>
    <w:p w:rsidR="00B1529D" w:rsidRDefault="00B1529D">
      <w:pPr>
        <w:pStyle w:val="TOC1"/>
        <w:rPr>
          <w:ins w:id="35" w:author="Alana Chen" w:date="2016-12-29T15:18:00Z"/>
          <w:rFonts w:asciiTheme="minorHAnsi" w:eastAsiaTheme="minorEastAsia" w:hAnsiTheme="minorHAnsi" w:cstheme="minorBidi"/>
          <w:noProof/>
          <w:kern w:val="0"/>
          <w:sz w:val="22"/>
          <w:szCs w:val="22"/>
        </w:rPr>
      </w:pPr>
      <w:ins w:id="36" w:author="Alana Chen" w:date="2016-12-29T15:18:00Z">
        <w:r w:rsidRPr="002856A8">
          <w:rPr>
            <w:rStyle w:val="Hyperlink"/>
            <w:noProof/>
          </w:rPr>
          <w:fldChar w:fldCharType="begin"/>
        </w:r>
        <w:r w:rsidRPr="002856A8">
          <w:rPr>
            <w:rStyle w:val="Hyperlink"/>
            <w:noProof/>
          </w:rPr>
          <w:instrText xml:space="preserve"> </w:instrText>
        </w:r>
        <w:r>
          <w:rPr>
            <w:noProof/>
          </w:rPr>
          <w:instrText>HYPERLINK \l "_Toc470788036"</w:instrText>
        </w:r>
        <w:r w:rsidRPr="002856A8">
          <w:rPr>
            <w:rStyle w:val="Hyperlink"/>
            <w:noProof/>
          </w:rPr>
          <w:instrText xml:space="preserve"> </w:instrText>
        </w:r>
        <w:r w:rsidRPr="002856A8">
          <w:rPr>
            <w:rStyle w:val="Hyperlink"/>
            <w:noProof/>
          </w:rPr>
          <w:fldChar w:fldCharType="separate"/>
        </w:r>
        <w:r w:rsidRPr="002856A8">
          <w:rPr>
            <w:rStyle w:val="Hyperlink"/>
            <w:noProof/>
          </w:rPr>
          <w:t>3</w:t>
        </w:r>
        <w:r>
          <w:rPr>
            <w:rFonts w:asciiTheme="minorHAnsi" w:eastAsiaTheme="minorEastAsia" w:hAnsiTheme="minorHAnsi" w:cstheme="minorBidi"/>
            <w:noProof/>
            <w:kern w:val="0"/>
            <w:sz w:val="22"/>
            <w:szCs w:val="22"/>
          </w:rPr>
          <w:tab/>
        </w:r>
        <w:r w:rsidRPr="002856A8">
          <w:rPr>
            <w:rStyle w:val="Hyperlink"/>
            <w:rFonts w:hint="eastAsia"/>
            <w:noProof/>
          </w:rPr>
          <w:t>需求范围</w:t>
        </w:r>
        <w:r>
          <w:rPr>
            <w:noProof/>
            <w:webHidden/>
          </w:rPr>
          <w:tab/>
        </w:r>
        <w:r>
          <w:rPr>
            <w:noProof/>
            <w:webHidden/>
          </w:rPr>
          <w:fldChar w:fldCharType="begin"/>
        </w:r>
        <w:r>
          <w:rPr>
            <w:noProof/>
            <w:webHidden/>
          </w:rPr>
          <w:instrText xml:space="preserve"> PAGEREF _Toc470788036 \h </w:instrText>
        </w:r>
      </w:ins>
      <w:r>
        <w:rPr>
          <w:noProof/>
          <w:webHidden/>
        </w:rPr>
      </w:r>
      <w:r>
        <w:rPr>
          <w:noProof/>
          <w:webHidden/>
        </w:rPr>
        <w:fldChar w:fldCharType="separate"/>
      </w:r>
      <w:ins w:id="37" w:author="Alana Chen" w:date="2016-12-29T15:18:00Z">
        <w:r>
          <w:rPr>
            <w:noProof/>
            <w:webHidden/>
          </w:rPr>
          <w:t>1</w:t>
        </w:r>
        <w:r>
          <w:rPr>
            <w:noProof/>
            <w:webHidden/>
          </w:rPr>
          <w:fldChar w:fldCharType="end"/>
        </w:r>
        <w:r w:rsidRPr="002856A8">
          <w:rPr>
            <w:rStyle w:val="Hyperlink"/>
            <w:noProof/>
          </w:rPr>
          <w:fldChar w:fldCharType="end"/>
        </w:r>
      </w:ins>
    </w:p>
    <w:p w:rsidR="00B1529D" w:rsidRDefault="00B1529D" w:rsidP="00B1529D">
      <w:pPr>
        <w:pStyle w:val="TOC2"/>
        <w:ind w:left="189"/>
        <w:rPr>
          <w:ins w:id="38" w:author="Alana Chen" w:date="2016-12-29T15:18:00Z"/>
          <w:rFonts w:asciiTheme="minorHAnsi" w:eastAsiaTheme="minorEastAsia" w:hAnsiTheme="minorHAnsi" w:cstheme="minorBidi"/>
          <w:noProof/>
          <w:kern w:val="0"/>
          <w:sz w:val="22"/>
          <w:szCs w:val="22"/>
        </w:rPr>
      </w:pPr>
      <w:ins w:id="39" w:author="Alana Chen" w:date="2016-12-29T15:18:00Z">
        <w:r w:rsidRPr="002856A8">
          <w:rPr>
            <w:rStyle w:val="Hyperlink"/>
            <w:noProof/>
          </w:rPr>
          <w:fldChar w:fldCharType="begin"/>
        </w:r>
        <w:r w:rsidRPr="002856A8">
          <w:rPr>
            <w:rStyle w:val="Hyperlink"/>
            <w:noProof/>
          </w:rPr>
          <w:instrText xml:space="preserve"> </w:instrText>
        </w:r>
        <w:r>
          <w:rPr>
            <w:noProof/>
          </w:rPr>
          <w:instrText>HYPERLINK \l "_Toc470788037"</w:instrText>
        </w:r>
        <w:r w:rsidRPr="002856A8">
          <w:rPr>
            <w:rStyle w:val="Hyperlink"/>
            <w:noProof/>
          </w:rPr>
          <w:instrText xml:space="preserve"> </w:instrText>
        </w:r>
        <w:r w:rsidRPr="002856A8">
          <w:rPr>
            <w:rStyle w:val="Hyperlink"/>
            <w:noProof/>
          </w:rPr>
          <w:fldChar w:fldCharType="separate"/>
        </w:r>
        <w:r w:rsidRPr="002856A8">
          <w:rPr>
            <w:rStyle w:val="Hyperlink"/>
            <w:noProof/>
          </w:rPr>
          <w:t>3.1</w:t>
        </w:r>
        <w:r>
          <w:rPr>
            <w:rFonts w:asciiTheme="minorHAnsi" w:eastAsiaTheme="minorEastAsia" w:hAnsiTheme="minorHAnsi" w:cstheme="minorBidi"/>
            <w:noProof/>
            <w:kern w:val="0"/>
            <w:sz w:val="22"/>
            <w:szCs w:val="22"/>
          </w:rPr>
          <w:tab/>
        </w:r>
        <w:r w:rsidRPr="002856A8">
          <w:rPr>
            <w:rStyle w:val="Hyperlink"/>
            <w:rFonts w:hint="eastAsia"/>
            <w:noProof/>
          </w:rPr>
          <w:t>本次需求处理内容</w:t>
        </w:r>
        <w:r>
          <w:rPr>
            <w:noProof/>
            <w:webHidden/>
          </w:rPr>
          <w:tab/>
        </w:r>
        <w:r>
          <w:rPr>
            <w:noProof/>
            <w:webHidden/>
          </w:rPr>
          <w:fldChar w:fldCharType="begin"/>
        </w:r>
        <w:r>
          <w:rPr>
            <w:noProof/>
            <w:webHidden/>
          </w:rPr>
          <w:instrText xml:space="preserve"> PAGEREF _Toc470788037 \h </w:instrText>
        </w:r>
      </w:ins>
      <w:r>
        <w:rPr>
          <w:noProof/>
          <w:webHidden/>
        </w:rPr>
      </w:r>
      <w:r>
        <w:rPr>
          <w:noProof/>
          <w:webHidden/>
        </w:rPr>
        <w:fldChar w:fldCharType="separate"/>
      </w:r>
      <w:ins w:id="40" w:author="Alana Chen" w:date="2016-12-29T15:18:00Z">
        <w:r>
          <w:rPr>
            <w:noProof/>
            <w:webHidden/>
          </w:rPr>
          <w:t>1</w:t>
        </w:r>
        <w:r>
          <w:rPr>
            <w:noProof/>
            <w:webHidden/>
          </w:rPr>
          <w:fldChar w:fldCharType="end"/>
        </w:r>
        <w:r w:rsidRPr="002856A8">
          <w:rPr>
            <w:rStyle w:val="Hyperlink"/>
            <w:noProof/>
          </w:rPr>
          <w:fldChar w:fldCharType="end"/>
        </w:r>
      </w:ins>
    </w:p>
    <w:p w:rsidR="00B1529D" w:rsidRDefault="00B1529D">
      <w:pPr>
        <w:pStyle w:val="TOC2"/>
        <w:ind w:left="189"/>
        <w:rPr>
          <w:ins w:id="41" w:author="Alana Chen" w:date="2016-12-29T15:18:00Z"/>
          <w:rFonts w:asciiTheme="minorHAnsi" w:eastAsiaTheme="minorEastAsia" w:hAnsiTheme="minorHAnsi" w:cstheme="minorBidi"/>
          <w:noProof/>
          <w:kern w:val="0"/>
          <w:sz w:val="22"/>
          <w:szCs w:val="22"/>
        </w:rPr>
      </w:pPr>
      <w:ins w:id="42" w:author="Alana Chen" w:date="2016-12-29T15:18:00Z">
        <w:r w:rsidRPr="002856A8">
          <w:rPr>
            <w:rStyle w:val="Hyperlink"/>
            <w:noProof/>
          </w:rPr>
          <w:fldChar w:fldCharType="begin"/>
        </w:r>
        <w:r w:rsidRPr="002856A8">
          <w:rPr>
            <w:rStyle w:val="Hyperlink"/>
            <w:noProof/>
          </w:rPr>
          <w:instrText xml:space="preserve"> </w:instrText>
        </w:r>
        <w:r>
          <w:rPr>
            <w:noProof/>
          </w:rPr>
          <w:instrText>HYPERLINK \l "_Toc470788038"</w:instrText>
        </w:r>
        <w:r w:rsidRPr="002856A8">
          <w:rPr>
            <w:rStyle w:val="Hyperlink"/>
            <w:noProof/>
          </w:rPr>
          <w:instrText xml:space="preserve"> </w:instrText>
        </w:r>
        <w:r w:rsidRPr="002856A8">
          <w:rPr>
            <w:rStyle w:val="Hyperlink"/>
            <w:noProof/>
          </w:rPr>
          <w:fldChar w:fldCharType="separate"/>
        </w:r>
        <w:r w:rsidRPr="002856A8">
          <w:rPr>
            <w:rStyle w:val="Hyperlink"/>
            <w:noProof/>
          </w:rPr>
          <w:t>3.2</w:t>
        </w:r>
        <w:r>
          <w:rPr>
            <w:rFonts w:asciiTheme="minorHAnsi" w:eastAsiaTheme="minorEastAsia" w:hAnsiTheme="minorHAnsi" w:cstheme="minorBidi"/>
            <w:noProof/>
            <w:kern w:val="0"/>
            <w:sz w:val="22"/>
            <w:szCs w:val="22"/>
          </w:rPr>
          <w:tab/>
        </w:r>
        <w:r w:rsidRPr="002856A8">
          <w:rPr>
            <w:rStyle w:val="Hyperlink"/>
            <w:rFonts w:hint="eastAsia"/>
            <w:noProof/>
          </w:rPr>
          <w:t>本次不涉及内容</w:t>
        </w:r>
        <w:r>
          <w:rPr>
            <w:noProof/>
            <w:webHidden/>
          </w:rPr>
          <w:tab/>
        </w:r>
        <w:r>
          <w:rPr>
            <w:noProof/>
            <w:webHidden/>
          </w:rPr>
          <w:fldChar w:fldCharType="begin"/>
        </w:r>
        <w:r>
          <w:rPr>
            <w:noProof/>
            <w:webHidden/>
          </w:rPr>
          <w:instrText xml:space="preserve"> PAGEREF _Toc470788038 \h </w:instrText>
        </w:r>
      </w:ins>
      <w:r>
        <w:rPr>
          <w:noProof/>
          <w:webHidden/>
        </w:rPr>
      </w:r>
      <w:r>
        <w:rPr>
          <w:noProof/>
          <w:webHidden/>
        </w:rPr>
        <w:fldChar w:fldCharType="separate"/>
      </w:r>
      <w:ins w:id="43" w:author="Alana Chen" w:date="2016-12-29T15:18:00Z">
        <w:r>
          <w:rPr>
            <w:noProof/>
            <w:webHidden/>
          </w:rPr>
          <w:t>1</w:t>
        </w:r>
        <w:r>
          <w:rPr>
            <w:noProof/>
            <w:webHidden/>
          </w:rPr>
          <w:fldChar w:fldCharType="end"/>
        </w:r>
        <w:r w:rsidRPr="002856A8">
          <w:rPr>
            <w:rStyle w:val="Hyperlink"/>
            <w:noProof/>
          </w:rPr>
          <w:fldChar w:fldCharType="end"/>
        </w:r>
      </w:ins>
    </w:p>
    <w:p w:rsidR="00B1529D" w:rsidRDefault="00B1529D">
      <w:pPr>
        <w:pStyle w:val="TOC1"/>
        <w:rPr>
          <w:ins w:id="44" w:author="Alana Chen" w:date="2016-12-29T15:18:00Z"/>
          <w:rFonts w:asciiTheme="minorHAnsi" w:eastAsiaTheme="minorEastAsia" w:hAnsiTheme="minorHAnsi" w:cstheme="minorBidi"/>
          <w:noProof/>
          <w:kern w:val="0"/>
          <w:sz w:val="22"/>
          <w:szCs w:val="22"/>
        </w:rPr>
      </w:pPr>
      <w:ins w:id="45" w:author="Alana Chen" w:date="2016-12-29T15:18:00Z">
        <w:r w:rsidRPr="002856A8">
          <w:rPr>
            <w:rStyle w:val="Hyperlink"/>
            <w:noProof/>
          </w:rPr>
          <w:fldChar w:fldCharType="begin"/>
        </w:r>
        <w:r w:rsidRPr="002856A8">
          <w:rPr>
            <w:rStyle w:val="Hyperlink"/>
            <w:noProof/>
          </w:rPr>
          <w:instrText xml:space="preserve"> </w:instrText>
        </w:r>
        <w:r>
          <w:rPr>
            <w:noProof/>
          </w:rPr>
          <w:instrText>HYPERLINK \l "_Toc470788039"</w:instrText>
        </w:r>
        <w:r w:rsidRPr="002856A8">
          <w:rPr>
            <w:rStyle w:val="Hyperlink"/>
            <w:noProof/>
          </w:rPr>
          <w:instrText xml:space="preserve"> </w:instrText>
        </w:r>
        <w:r w:rsidRPr="002856A8">
          <w:rPr>
            <w:rStyle w:val="Hyperlink"/>
            <w:noProof/>
          </w:rPr>
          <w:fldChar w:fldCharType="separate"/>
        </w:r>
        <w:r w:rsidRPr="002856A8">
          <w:rPr>
            <w:rStyle w:val="Hyperlink"/>
            <w:noProof/>
          </w:rPr>
          <w:t>4</w:t>
        </w:r>
        <w:r>
          <w:rPr>
            <w:rFonts w:asciiTheme="minorHAnsi" w:eastAsiaTheme="minorEastAsia" w:hAnsiTheme="minorHAnsi" w:cstheme="minorBidi"/>
            <w:noProof/>
            <w:kern w:val="0"/>
            <w:sz w:val="22"/>
            <w:szCs w:val="22"/>
          </w:rPr>
          <w:tab/>
        </w:r>
        <w:r w:rsidRPr="002856A8">
          <w:rPr>
            <w:rStyle w:val="Hyperlink"/>
            <w:rFonts w:hint="eastAsia"/>
            <w:noProof/>
          </w:rPr>
          <w:t>系统现状</w:t>
        </w:r>
        <w:r>
          <w:rPr>
            <w:noProof/>
            <w:webHidden/>
          </w:rPr>
          <w:tab/>
        </w:r>
        <w:r>
          <w:rPr>
            <w:noProof/>
            <w:webHidden/>
          </w:rPr>
          <w:fldChar w:fldCharType="begin"/>
        </w:r>
        <w:r>
          <w:rPr>
            <w:noProof/>
            <w:webHidden/>
          </w:rPr>
          <w:instrText xml:space="preserve"> PAGEREF _Toc470788039 \h </w:instrText>
        </w:r>
      </w:ins>
      <w:r>
        <w:rPr>
          <w:noProof/>
          <w:webHidden/>
        </w:rPr>
      </w:r>
      <w:r>
        <w:rPr>
          <w:noProof/>
          <w:webHidden/>
        </w:rPr>
        <w:fldChar w:fldCharType="separate"/>
      </w:r>
      <w:ins w:id="46" w:author="Alana Chen" w:date="2016-12-29T15:18:00Z">
        <w:r>
          <w:rPr>
            <w:noProof/>
            <w:webHidden/>
          </w:rPr>
          <w:t>1</w:t>
        </w:r>
        <w:r>
          <w:rPr>
            <w:noProof/>
            <w:webHidden/>
          </w:rPr>
          <w:fldChar w:fldCharType="end"/>
        </w:r>
        <w:r w:rsidRPr="002856A8">
          <w:rPr>
            <w:rStyle w:val="Hyperlink"/>
            <w:noProof/>
          </w:rPr>
          <w:fldChar w:fldCharType="end"/>
        </w:r>
      </w:ins>
    </w:p>
    <w:p w:rsidR="00B1529D" w:rsidRDefault="00B1529D">
      <w:pPr>
        <w:pStyle w:val="TOC1"/>
        <w:rPr>
          <w:ins w:id="47" w:author="Alana Chen" w:date="2016-12-29T15:18:00Z"/>
          <w:rFonts w:asciiTheme="minorHAnsi" w:eastAsiaTheme="minorEastAsia" w:hAnsiTheme="minorHAnsi" w:cstheme="minorBidi"/>
          <w:noProof/>
          <w:kern w:val="0"/>
          <w:sz w:val="22"/>
          <w:szCs w:val="22"/>
        </w:rPr>
      </w:pPr>
      <w:ins w:id="48" w:author="Alana Chen" w:date="2016-12-29T15:18:00Z">
        <w:r w:rsidRPr="002856A8">
          <w:rPr>
            <w:rStyle w:val="Hyperlink"/>
            <w:noProof/>
          </w:rPr>
          <w:fldChar w:fldCharType="begin"/>
        </w:r>
        <w:r w:rsidRPr="002856A8">
          <w:rPr>
            <w:rStyle w:val="Hyperlink"/>
            <w:noProof/>
          </w:rPr>
          <w:instrText xml:space="preserve"> </w:instrText>
        </w:r>
        <w:r>
          <w:rPr>
            <w:noProof/>
          </w:rPr>
          <w:instrText>HYPERLINK \l "_Toc470788040"</w:instrText>
        </w:r>
        <w:r w:rsidRPr="002856A8">
          <w:rPr>
            <w:rStyle w:val="Hyperlink"/>
            <w:noProof/>
          </w:rPr>
          <w:instrText xml:space="preserve"> </w:instrText>
        </w:r>
        <w:r w:rsidRPr="002856A8">
          <w:rPr>
            <w:rStyle w:val="Hyperlink"/>
            <w:noProof/>
          </w:rPr>
          <w:fldChar w:fldCharType="separate"/>
        </w:r>
        <w:r w:rsidRPr="002856A8">
          <w:rPr>
            <w:rStyle w:val="Hyperlink"/>
            <w:noProof/>
          </w:rPr>
          <w:t>5</w:t>
        </w:r>
        <w:r>
          <w:rPr>
            <w:rFonts w:asciiTheme="minorHAnsi" w:eastAsiaTheme="minorEastAsia" w:hAnsiTheme="minorHAnsi" w:cstheme="minorBidi"/>
            <w:noProof/>
            <w:kern w:val="0"/>
            <w:sz w:val="22"/>
            <w:szCs w:val="22"/>
          </w:rPr>
          <w:tab/>
        </w:r>
        <w:r w:rsidRPr="002856A8">
          <w:rPr>
            <w:rStyle w:val="Hyperlink"/>
            <w:rFonts w:hint="eastAsia"/>
            <w:noProof/>
          </w:rPr>
          <w:t>解决方案</w:t>
        </w:r>
        <w:r>
          <w:rPr>
            <w:noProof/>
            <w:webHidden/>
          </w:rPr>
          <w:tab/>
        </w:r>
        <w:r>
          <w:rPr>
            <w:noProof/>
            <w:webHidden/>
          </w:rPr>
          <w:fldChar w:fldCharType="begin"/>
        </w:r>
        <w:r>
          <w:rPr>
            <w:noProof/>
            <w:webHidden/>
          </w:rPr>
          <w:instrText xml:space="preserve"> PAGEREF _Toc470788040 \h </w:instrText>
        </w:r>
      </w:ins>
      <w:r>
        <w:rPr>
          <w:noProof/>
          <w:webHidden/>
        </w:rPr>
      </w:r>
      <w:r>
        <w:rPr>
          <w:noProof/>
          <w:webHidden/>
        </w:rPr>
        <w:fldChar w:fldCharType="separate"/>
      </w:r>
      <w:ins w:id="49" w:author="Alana Chen" w:date="2016-12-29T15:18:00Z">
        <w:r>
          <w:rPr>
            <w:noProof/>
            <w:webHidden/>
          </w:rPr>
          <w:t>1</w:t>
        </w:r>
        <w:r>
          <w:rPr>
            <w:noProof/>
            <w:webHidden/>
          </w:rPr>
          <w:fldChar w:fldCharType="end"/>
        </w:r>
        <w:r w:rsidRPr="002856A8">
          <w:rPr>
            <w:rStyle w:val="Hyperlink"/>
            <w:noProof/>
          </w:rPr>
          <w:fldChar w:fldCharType="end"/>
        </w:r>
      </w:ins>
    </w:p>
    <w:p w:rsidR="00B1529D" w:rsidRDefault="00B1529D" w:rsidP="00B1529D">
      <w:pPr>
        <w:pStyle w:val="TOC2"/>
        <w:ind w:left="189"/>
        <w:rPr>
          <w:ins w:id="50" w:author="Alana Chen" w:date="2016-12-29T15:18:00Z"/>
          <w:rFonts w:asciiTheme="minorHAnsi" w:eastAsiaTheme="minorEastAsia" w:hAnsiTheme="minorHAnsi" w:cstheme="minorBidi"/>
          <w:noProof/>
          <w:kern w:val="0"/>
          <w:sz w:val="22"/>
          <w:szCs w:val="22"/>
        </w:rPr>
      </w:pPr>
      <w:ins w:id="51" w:author="Alana Chen" w:date="2016-12-29T15:18:00Z">
        <w:r w:rsidRPr="002856A8">
          <w:rPr>
            <w:rStyle w:val="Hyperlink"/>
            <w:noProof/>
          </w:rPr>
          <w:fldChar w:fldCharType="begin"/>
        </w:r>
        <w:r w:rsidRPr="002856A8">
          <w:rPr>
            <w:rStyle w:val="Hyperlink"/>
            <w:noProof/>
          </w:rPr>
          <w:instrText xml:space="preserve"> </w:instrText>
        </w:r>
        <w:r>
          <w:rPr>
            <w:noProof/>
          </w:rPr>
          <w:instrText>HYPERLINK \l "_Toc470788041"</w:instrText>
        </w:r>
        <w:r w:rsidRPr="002856A8">
          <w:rPr>
            <w:rStyle w:val="Hyperlink"/>
            <w:noProof/>
          </w:rPr>
          <w:instrText xml:space="preserve"> </w:instrText>
        </w:r>
        <w:r w:rsidRPr="002856A8">
          <w:rPr>
            <w:rStyle w:val="Hyperlink"/>
            <w:noProof/>
          </w:rPr>
          <w:fldChar w:fldCharType="separate"/>
        </w:r>
        <w:r w:rsidRPr="002856A8">
          <w:rPr>
            <w:rStyle w:val="Hyperlink"/>
            <w:noProof/>
          </w:rPr>
          <w:t>5.1</w:t>
        </w:r>
        <w:r>
          <w:rPr>
            <w:rFonts w:asciiTheme="minorHAnsi" w:eastAsiaTheme="minorEastAsia" w:hAnsiTheme="minorHAnsi" w:cstheme="minorBidi"/>
            <w:noProof/>
            <w:kern w:val="0"/>
            <w:sz w:val="22"/>
            <w:szCs w:val="22"/>
          </w:rPr>
          <w:tab/>
        </w:r>
        <w:r w:rsidRPr="002856A8">
          <w:rPr>
            <w:rStyle w:val="Hyperlink"/>
            <w:rFonts w:hint="eastAsia"/>
            <w:noProof/>
          </w:rPr>
          <w:t>续保</w:t>
        </w:r>
        <w:r>
          <w:rPr>
            <w:noProof/>
            <w:webHidden/>
          </w:rPr>
          <w:tab/>
        </w:r>
        <w:r>
          <w:rPr>
            <w:noProof/>
            <w:webHidden/>
          </w:rPr>
          <w:fldChar w:fldCharType="begin"/>
        </w:r>
        <w:r>
          <w:rPr>
            <w:noProof/>
            <w:webHidden/>
          </w:rPr>
          <w:instrText xml:space="preserve"> PAGEREF _Toc470788041 \h </w:instrText>
        </w:r>
      </w:ins>
      <w:r>
        <w:rPr>
          <w:noProof/>
          <w:webHidden/>
        </w:rPr>
      </w:r>
      <w:r>
        <w:rPr>
          <w:noProof/>
          <w:webHidden/>
        </w:rPr>
        <w:fldChar w:fldCharType="separate"/>
      </w:r>
      <w:ins w:id="52" w:author="Alana Chen" w:date="2016-12-29T15:18:00Z">
        <w:r>
          <w:rPr>
            <w:noProof/>
            <w:webHidden/>
          </w:rPr>
          <w:t>1</w:t>
        </w:r>
        <w:r>
          <w:rPr>
            <w:noProof/>
            <w:webHidden/>
          </w:rPr>
          <w:fldChar w:fldCharType="end"/>
        </w:r>
        <w:r w:rsidRPr="002856A8">
          <w:rPr>
            <w:rStyle w:val="Hyperlink"/>
            <w:noProof/>
          </w:rPr>
          <w:fldChar w:fldCharType="end"/>
        </w:r>
      </w:ins>
    </w:p>
    <w:p w:rsidR="00B1529D" w:rsidRDefault="00B1529D">
      <w:pPr>
        <w:pStyle w:val="TOC3"/>
        <w:ind w:left="567"/>
        <w:rPr>
          <w:ins w:id="53" w:author="Alana Chen" w:date="2016-12-29T15:18:00Z"/>
          <w:rFonts w:asciiTheme="minorHAnsi" w:eastAsiaTheme="minorEastAsia" w:hAnsiTheme="minorHAnsi" w:cstheme="minorBidi"/>
          <w:noProof/>
          <w:kern w:val="0"/>
          <w:sz w:val="22"/>
          <w:szCs w:val="22"/>
        </w:rPr>
      </w:pPr>
      <w:ins w:id="54" w:author="Alana Chen" w:date="2016-12-29T15:18:00Z">
        <w:r w:rsidRPr="002856A8">
          <w:rPr>
            <w:rStyle w:val="Hyperlink"/>
            <w:noProof/>
          </w:rPr>
          <w:fldChar w:fldCharType="begin"/>
        </w:r>
        <w:r w:rsidRPr="002856A8">
          <w:rPr>
            <w:rStyle w:val="Hyperlink"/>
            <w:noProof/>
          </w:rPr>
          <w:instrText xml:space="preserve"> </w:instrText>
        </w:r>
        <w:r>
          <w:rPr>
            <w:noProof/>
          </w:rPr>
          <w:instrText>HYPERLINK \l "_Toc470788042"</w:instrText>
        </w:r>
        <w:r w:rsidRPr="002856A8">
          <w:rPr>
            <w:rStyle w:val="Hyperlink"/>
            <w:noProof/>
          </w:rPr>
          <w:instrText xml:space="preserve"> </w:instrText>
        </w:r>
        <w:r w:rsidRPr="002856A8">
          <w:rPr>
            <w:rStyle w:val="Hyperlink"/>
            <w:noProof/>
          </w:rPr>
          <w:fldChar w:fldCharType="separate"/>
        </w:r>
        <w:r w:rsidRPr="002856A8">
          <w:rPr>
            <w:rStyle w:val="Hyperlink"/>
            <w:noProof/>
          </w:rPr>
          <w:t>5.1.1</w:t>
        </w:r>
        <w:r>
          <w:rPr>
            <w:rFonts w:asciiTheme="minorHAnsi" w:eastAsiaTheme="minorEastAsia" w:hAnsiTheme="minorHAnsi" w:cstheme="minorBidi"/>
            <w:noProof/>
            <w:kern w:val="0"/>
            <w:sz w:val="22"/>
            <w:szCs w:val="22"/>
          </w:rPr>
          <w:tab/>
        </w:r>
        <w:r w:rsidRPr="002856A8">
          <w:rPr>
            <w:rStyle w:val="Hyperlink"/>
            <w:rFonts w:hint="eastAsia"/>
            <w:noProof/>
          </w:rPr>
          <w:t>条款规定</w:t>
        </w:r>
        <w:r>
          <w:rPr>
            <w:noProof/>
            <w:webHidden/>
          </w:rPr>
          <w:tab/>
        </w:r>
        <w:r>
          <w:rPr>
            <w:noProof/>
            <w:webHidden/>
          </w:rPr>
          <w:fldChar w:fldCharType="begin"/>
        </w:r>
        <w:r>
          <w:rPr>
            <w:noProof/>
            <w:webHidden/>
          </w:rPr>
          <w:instrText xml:space="preserve"> PAGEREF _Toc470788042 \h </w:instrText>
        </w:r>
      </w:ins>
      <w:r>
        <w:rPr>
          <w:noProof/>
          <w:webHidden/>
        </w:rPr>
      </w:r>
      <w:r>
        <w:rPr>
          <w:noProof/>
          <w:webHidden/>
        </w:rPr>
        <w:fldChar w:fldCharType="separate"/>
      </w:r>
      <w:ins w:id="55" w:author="Alana Chen" w:date="2016-12-29T15:18:00Z">
        <w:r>
          <w:rPr>
            <w:noProof/>
            <w:webHidden/>
          </w:rPr>
          <w:t>1</w:t>
        </w:r>
        <w:r>
          <w:rPr>
            <w:noProof/>
            <w:webHidden/>
          </w:rPr>
          <w:fldChar w:fldCharType="end"/>
        </w:r>
        <w:r w:rsidRPr="002856A8">
          <w:rPr>
            <w:rStyle w:val="Hyperlink"/>
            <w:noProof/>
          </w:rPr>
          <w:fldChar w:fldCharType="end"/>
        </w:r>
      </w:ins>
    </w:p>
    <w:p w:rsidR="00B1529D" w:rsidRDefault="00B1529D">
      <w:pPr>
        <w:pStyle w:val="TOC3"/>
        <w:ind w:left="567"/>
        <w:rPr>
          <w:ins w:id="56" w:author="Alana Chen" w:date="2016-12-29T15:18:00Z"/>
          <w:rFonts w:asciiTheme="minorHAnsi" w:eastAsiaTheme="minorEastAsia" w:hAnsiTheme="minorHAnsi" w:cstheme="minorBidi"/>
          <w:noProof/>
          <w:kern w:val="0"/>
          <w:sz w:val="22"/>
          <w:szCs w:val="22"/>
        </w:rPr>
      </w:pPr>
      <w:ins w:id="57" w:author="Alana Chen" w:date="2016-12-29T15:18:00Z">
        <w:r w:rsidRPr="002856A8">
          <w:rPr>
            <w:rStyle w:val="Hyperlink"/>
            <w:noProof/>
          </w:rPr>
          <w:fldChar w:fldCharType="begin"/>
        </w:r>
        <w:r w:rsidRPr="002856A8">
          <w:rPr>
            <w:rStyle w:val="Hyperlink"/>
            <w:noProof/>
          </w:rPr>
          <w:instrText xml:space="preserve"> </w:instrText>
        </w:r>
        <w:r>
          <w:rPr>
            <w:noProof/>
          </w:rPr>
          <w:instrText>HYPERLINK \l "_Toc470788043"</w:instrText>
        </w:r>
        <w:r w:rsidRPr="002856A8">
          <w:rPr>
            <w:rStyle w:val="Hyperlink"/>
            <w:noProof/>
          </w:rPr>
          <w:instrText xml:space="preserve"> </w:instrText>
        </w:r>
        <w:r w:rsidRPr="002856A8">
          <w:rPr>
            <w:rStyle w:val="Hyperlink"/>
            <w:noProof/>
          </w:rPr>
          <w:fldChar w:fldCharType="separate"/>
        </w:r>
        <w:r w:rsidRPr="002856A8">
          <w:rPr>
            <w:rStyle w:val="Hyperlink"/>
            <w:noProof/>
          </w:rPr>
          <w:t>5.1.2</w:t>
        </w:r>
        <w:r>
          <w:rPr>
            <w:rFonts w:asciiTheme="minorHAnsi" w:eastAsiaTheme="minorEastAsia" w:hAnsiTheme="minorHAnsi" w:cstheme="minorBidi"/>
            <w:noProof/>
            <w:kern w:val="0"/>
            <w:sz w:val="22"/>
            <w:szCs w:val="22"/>
          </w:rPr>
          <w:tab/>
        </w:r>
        <w:r w:rsidRPr="002856A8">
          <w:rPr>
            <w:rStyle w:val="Hyperlink"/>
            <w:rFonts w:hint="eastAsia"/>
            <w:noProof/>
          </w:rPr>
          <w:t>系统开发</w:t>
        </w:r>
        <w:r>
          <w:rPr>
            <w:noProof/>
            <w:webHidden/>
          </w:rPr>
          <w:tab/>
        </w:r>
        <w:r>
          <w:rPr>
            <w:noProof/>
            <w:webHidden/>
          </w:rPr>
          <w:fldChar w:fldCharType="begin"/>
        </w:r>
        <w:r>
          <w:rPr>
            <w:noProof/>
            <w:webHidden/>
          </w:rPr>
          <w:instrText xml:space="preserve"> PAGEREF _Toc470788043 \h </w:instrText>
        </w:r>
      </w:ins>
      <w:r>
        <w:rPr>
          <w:noProof/>
          <w:webHidden/>
        </w:rPr>
      </w:r>
      <w:r>
        <w:rPr>
          <w:noProof/>
          <w:webHidden/>
        </w:rPr>
        <w:fldChar w:fldCharType="separate"/>
      </w:r>
      <w:ins w:id="58" w:author="Alana Chen" w:date="2016-12-29T15:18:00Z">
        <w:r>
          <w:rPr>
            <w:noProof/>
            <w:webHidden/>
          </w:rPr>
          <w:t>2</w:t>
        </w:r>
        <w:r>
          <w:rPr>
            <w:noProof/>
            <w:webHidden/>
          </w:rPr>
          <w:fldChar w:fldCharType="end"/>
        </w:r>
        <w:r w:rsidRPr="002856A8">
          <w:rPr>
            <w:rStyle w:val="Hyperlink"/>
            <w:noProof/>
          </w:rPr>
          <w:fldChar w:fldCharType="end"/>
        </w:r>
      </w:ins>
    </w:p>
    <w:p w:rsidR="00B1529D" w:rsidRDefault="00B1529D">
      <w:pPr>
        <w:pStyle w:val="TOC2"/>
        <w:ind w:left="189"/>
        <w:rPr>
          <w:ins w:id="59" w:author="Alana Chen" w:date="2016-12-29T15:18:00Z"/>
          <w:rFonts w:asciiTheme="minorHAnsi" w:eastAsiaTheme="minorEastAsia" w:hAnsiTheme="minorHAnsi" w:cstheme="minorBidi"/>
          <w:noProof/>
          <w:kern w:val="0"/>
          <w:sz w:val="22"/>
          <w:szCs w:val="22"/>
        </w:rPr>
      </w:pPr>
      <w:ins w:id="60" w:author="Alana Chen" w:date="2016-12-29T15:18:00Z">
        <w:r w:rsidRPr="002856A8">
          <w:rPr>
            <w:rStyle w:val="Hyperlink"/>
            <w:noProof/>
          </w:rPr>
          <w:fldChar w:fldCharType="begin"/>
        </w:r>
        <w:r w:rsidRPr="002856A8">
          <w:rPr>
            <w:rStyle w:val="Hyperlink"/>
            <w:noProof/>
          </w:rPr>
          <w:instrText xml:space="preserve"> </w:instrText>
        </w:r>
        <w:r>
          <w:rPr>
            <w:noProof/>
          </w:rPr>
          <w:instrText>HYPERLINK \l "_Toc470788044"</w:instrText>
        </w:r>
        <w:r w:rsidRPr="002856A8">
          <w:rPr>
            <w:rStyle w:val="Hyperlink"/>
            <w:noProof/>
          </w:rPr>
          <w:instrText xml:space="preserve"> </w:instrText>
        </w:r>
        <w:r w:rsidRPr="002856A8">
          <w:rPr>
            <w:rStyle w:val="Hyperlink"/>
            <w:noProof/>
          </w:rPr>
          <w:fldChar w:fldCharType="separate"/>
        </w:r>
        <w:r w:rsidRPr="002856A8">
          <w:rPr>
            <w:rStyle w:val="Hyperlink"/>
            <w:noProof/>
          </w:rPr>
          <w:t>5.2</w:t>
        </w:r>
        <w:r>
          <w:rPr>
            <w:rFonts w:asciiTheme="minorHAnsi" w:eastAsiaTheme="minorEastAsia" w:hAnsiTheme="minorHAnsi" w:cstheme="minorBidi"/>
            <w:noProof/>
            <w:kern w:val="0"/>
            <w:sz w:val="22"/>
            <w:szCs w:val="22"/>
          </w:rPr>
          <w:tab/>
        </w:r>
        <w:r w:rsidRPr="002856A8">
          <w:rPr>
            <w:rStyle w:val="Hyperlink"/>
            <w:rFonts w:hint="eastAsia"/>
            <w:noProof/>
          </w:rPr>
          <w:t>保全</w:t>
        </w:r>
        <w:r>
          <w:rPr>
            <w:noProof/>
            <w:webHidden/>
          </w:rPr>
          <w:tab/>
        </w:r>
        <w:r>
          <w:rPr>
            <w:noProof/>
            <w:webHidden/>
          </w:rPr>
          <w:fldChar w:fldCharType="begin"/>
        </w:r>
        <w:r>
          <w:rPr>
            <w:noProof/>
            <w:webHidden/>
          </w:rPr>
          <w:instrText xml:space="preserve"> PAGEREF _Toc470788044 \h </w:instrText>
        </w:r>
      </w:ins>
      <w:r>
        <w:rPr>
          <w:noProof/>
          <w:webHidden/>
        </w:rPr>
      </w:r>
      <w:r>
        <w:rPr>
          <w:noProof/>
          <w:webHidden/>
        </w:rPr>
        <w:fldChar w:fldCharType="separate"/>
      </w:r>
      <w:ins w:id="61" w:author="Alana Chen" w:date="2016-12-29T15:18:00Z">
        <w:r>
          <w:rPr>
            <w:noProof/>
            <w:webHidden/>
          </w:rPr>
          <w:t>6</w:t>
        </w:r>
        <w:r>
          <w:rPr>
            <w:noProof/>
            <w:webHidden/>
          </w:rPr>
          <w:fldChar w:fldCharType="end"/>
        </w:r>
        <w:r w:rsidRPr="002856A8">
          <w:rPr>
            <w:rStyle w:val="Hyperlink"/>
            <w:noProof/>
          </w:rPr>
          <w:fldChar w:fldCharType="end"/>
        </w:r>
      </w:ins>
    </w:p>
    <w:p w:rsidR="00B1529D" w:rsidRDefault="00B1529D">
      <w:pPr>
        <w:pStyle w:val="TOC3"/>
        <w:ind w:left="567"/>
        <w:rPr>
          <w:ins w:id="62" w:author="Alana Chen" w:date="2016-12-29T15:18:00Z"/>
          <w:rFonts w:asciiTheme="minorHAnsi" w:eastAsiaTheme="minorEastAsia" w:hAnsiTheme="minorHAnsi" w:cstheme="minorBidi"/>
          <w:noProof/>
          <w:kern w:val="0"/>
          <w:sz w:val="22"/>
          <w:szCs w:val="22"/>
        </w:rPr>
      </w:pPr>
      <w:ins w:id="63" w:author="Alana Chen" w:date="2016-12-29T15:18:00Z">
        <w:r w:rsidRPr="002856A8">
          <w:rPr>
            <w:rStyle w:val="Hyperlink"/>
            <w:noProof/>
          </w:rPr>
          <w:fldChar w:fldCharType="begin"/>
        </w:r>
        <w:r w:rsidRPr="002856A8">
          <w:rPr>
            <w:rStyle w:val="Hyperlink"/>
            <w:noProof/>
          </w:rPr>
          <w:instrText xml:space="preserve"> </w:instrText>
        </w:r>
        <w:r>
          <w:rPr>
            <w:noProof/>
          </w:rPr>
          <w:instrText>HYPERLINK \l "_Toc470788045"</w:instrText>
        </w:r>
        <w:r w:rsidRPr="002856A8">
          <w:rPr>
            <w:rStyle w:val="Hyperlink"/>
            <w:noProof/>
          </w:rPr>
          <w:instrText xml:space="preserve"> </w:instrText>
        </w:r>
        <w:r w:rsidRPr="002856A8">
          <w:rPr>
            <w:rStyle w:val="Hyperlink"/>
            <w:noProof/>
          </w:rPr>
          <w:fldChar w:fldCharType="separate"/>
        </w:r>
        <w:r w:rsidRPr="002856A8">
          <w:rPr>
            <w:rStyle w:val="Hyperlink"/>
            <w:noProof/>
          </w:rPr>
          <w:t>5.2.1</w:t>
        </w:r>
        <w:r>
          <w:rPr>
            <w:rFonts w:asciiTheme="minorHAnsi" w:eastAsiaTheme="minorEastAsia" w:hAnsiTheme="minorHAnsi" w:cstheme="minorBidi"/>
            <w:noProof/>
            <w:kern w:val="0"/>
            <w:sz w:val="22"/>
            <w:szCs w:val="22"/>
          </w:rPr>
          <w:tab/>
        </w:r>
        <w:r w:rsidRPr="002856A8">
          <w:rPr>
            <w:rStyle w:val="Hyperlink"/>
            <w:rFonts w:hint="eastAsia"/>
            <w:noProof/>
          </w:rPr>
          <w:t>业务规则</w:t>
        </w:r>
        <w:r>
          <w:rPr>
            <w:noProof/>
            <w:webHidden/>
          </w:rPr>
          <w:tab/>
        </w:r>
        <w:r>
          <w:rPr>
            <w:noProof/>
            <w:webHidden/>
          </w:rPr>
          <w:fldChar w:fldCharType="begin"/>
        </w:r>
        <w:r>
          <w:rPr>
            <w:noProof/>
            <w:webHidden/>
          </w:rPr>
          <w:instrText xml:space="preserve"> PAGEREF _Toc470788045 \h </w:instrText>
        </w:r>
      </w:ins>
      <w:r>
        <w:rPr>
          <w:noProof/>
          <w:webHidden/>
        </w:rPr>
      </w:r>
      <w:r>
        <w:rPr>
          <w:noProof/>
          <w:webHidden/>
        </w:rPr>
        <w:fldChar w:fldCharType="separate"/>
      </w:r>
      <w:ins w:id="64" w:author="Alana Chen" w:date="2016-12-29T15:18:00Z">
        <w:r>
          <w:rPr>
            <w:noProof/>
            <w:webHidden/>
          </w:rPr>
          <w:t>6</w:t>
        </w:r>
        <w:r>
          <w:rPr>
            <w:noProof/>
            <w:webHidden/>
          </w:rPr>
          <w:fldChar w:fldCharType="end"/>
        </w:r>
        <w:r w:rsidRPr="002856A8">
          <w:rPr>
            <w:rStyle w:val="Hyperlink"/>
            <w:noProof/>
          </w:rPr>
          <w:fldChar w:fldCharType="end"/>
        </w:r>
      </w:ins>
    </w:p>
    <w:p w:rsidR="00B1529D" w:rsidRDefault="00B1529D">
      <w:pPr>
        <w:pStyle w:val="TOC3"/>
        <w:ind w:left="567"/>
        <w:rPr>
          <w:ins w:id="65" w:author="Alana Chen" w:date="2016-12-29T15:18:00Z"/>
          <w:rFonts w:asciiTheme="minorHAnsi" w:eastAsiaTheme="minorEastAsia" w:hAnsiTheme="minorHAnsi" w:cstheme="minorBidi"/>
          <w:noProof/>
          <w:kern w:val="0"/>
          <w:sz w:val="22"/>
          <w:szCs w:val="22"/>
        </w:rPr>
      </w:pPr>
      <w:ins w:id="66" w:author="Alana Chen" w:date="2016-12-29T15:18:00Z">
        <w:r w:rsidRPr="002856A8">
          <w:rPr>
            <w:rStyle w:val="Hyperlink"/>
            <w:noProof/>
          </w:rPr>
          <w:fldChar w:fldCharType="begin"/>
        </w:r>
        <w:r w:rsidRPr="002856A8">
          <w:rPr>
            <w:rStyle w:val="Hyperlink"/>
            <w:noProof/>
          </w:rPr>
          <w:instrText xml:space="preserve"> </w:instrText>
        </w:r>
        <w:r>
          <w:rPr>
            <w:noProof/>
          </w:rPr>
          <w:instrText>HYPERLINK \l "_Toc470788046"</w:instrText>
        </w:r>
        <w:r w:rsidRPr="002856A8">
          <w:rPr>
            <w:rStyle w:val="Hyperlink"/>
            <w:noProof/>
          </w:rPr>
          <w:instrText xml:space="preserve"> </w:instrText>
        </w:r>
        <w:r w:rsidRPr="002856A8">
          <w:rPr>
            <w:rStyle w:val="Hyperlink"/>
            <w:noProof/>
          </w:rPr>
          <w:fldChar w:fldCharType="separate"/>
        </w:r>
        <w:r w:rsidRPr="002856A8">
          <w:rPr>
            <w:rStyle w:val="Hyperlink"/>
            <w:noProof/>
          </w:rPr>
          <w:t>5.2.2</w:t>
        </w:r>
        <w:r>
          <w:rPr>
            <w:rFonts w:asciiTheme="minorHAnsi" w:eastAsiaTheme="minorEastAsia" w:hAnsiTheme="minorHAnsi" w:cstheme="minorBidi"/>
            <w:noProof/>
            <w:kern w:val="0"/>
            <w:sz w:val="22"/>
            <w:szCs w:val="22"/>
          </w:rPr>
          <w:tab/>
        </w:r>
        <w:r w:rsidRPr="002856A8">
          <w:rPr>
            <w:rStyle w:val="Hyperlink"/>
            <w:rFonts w:hint="eastAsia"/>
            <w:noProof/>
          </w:rPr>
          <w:t>部分保全项说明</w:t>
        </w:r>
        <w:r>
          <w:rPr>
            <w:noProof/>
            <w:webHidden/>
          </w:rPr>
          <w:tab/>
        </w:r>
        <w:r>
          <w:rPr>
            <w:noProof/>
            <w:webHidden/>
          </w:rPr>
          <w:fldChar w:fldCharType="begin"/>
        </w:r>
        <w:r>
          <w:rPr>
            <w:noProof/>
            <w:webHidden/>
          </w:rPr>
          <w:instrText xml:space="preserve"> PAGEREF _Toc470788046 \h </w:instrText>
        </w:r>
      </w:ins>
      <w:r>
        <w:rPr>
          <w:noProof/>
          <w:webHidden/>
        </w:rPr>
      </w:r>
      <w:r>
        <w:rPr>
          <w:noProof/>
          <w:webHidden/>
        </w:rPr>
        <w:fldChar w:fldCharType="separate"/>
      </w:r>
      <w:ins w:id="67" w:author="Alana Chen" w:date="2016-12-29T15:18:00Z">
        <w:r>
          <w:rPr>
            <w:noProof/>
            <w:webHidden/>
          </w:rPr>
          <w:t>6</w:t>
        </w:r>
        <w:r>
          <w:rPr>
            <w:noProof/>
            <w:webHidden/>
          </w:rPr>
          <w:fldChar w:fldCharType="end"/>
        </w:r>
        <w:r w:rsidRPr="002856A8">
          <w:rPr>
            <w:rStyle w:val="Hyperlink"/>
            <w:noProof/>
          </w:rPr>
          <w:fldChar w:fldCharType="end"/>
        </w:r>
      </w:ins>
    </w:p>
    <w:p w:rsidR="00B1529D" w:rsidRDefault="00B1529D">
      <w:pPr>
        <w:pStyle w:val="TOC3"/>
        <w:ind w:left="567"/>
        <w:rPr>
          <w:ins w:id="68" w:author="Alana Chen" w:date="2016-12-29T15:18:00Z"/>
          <w:rFonts w:asciiTheme="minorHAnsi" w:eastAsiaTheme="minorEastAsia" w:hAnsiTheme="minorHAnsi" w:cstheme="minorBidi"/>
          <w:noProof/>
          <w:kern w:val="0"/>
          <w:sz w:val="22"/>
          <w:szCs w:val="22"/>
        </w:rPr>
      </w:pPr>
      <w:ins w:id="69" w:author="Alana Chen" w:date="2016-12-29T15:18:00Z">
        <w:r w:rsidRPr="002856A8">
          <w:rPr>
            <w:rStyle w:val="Hyperlink"/>
            <w:noProof/>
          </w:rPr>
          <w:fldChar w:fldCharType="begin"/>
        </w:r>
        <w:r w:rsidRPr="002856A8">
          <w:rPr>
            <w:rStyle w:val="Hyperlink"/>
            <w:noProof/>
          </w:rPr>
          <w:instrText xml:space="preserve"> </w:instrText>
        </w:r>
        <w:r>
          <w:rPr>
            <w:noProof/>
          </w:rPr>
          <w:instrText>HYPERLINK \l "_Toc470788047"</w:instrText>
        </w:r>
        <w:r w:rsidRPr="002856A8">
          <w:rPr>
            <w:rStyle w:val="Hyperlink"/>
            <w:noProof/>
          </w:rPr>
          <w:instrText xml:space="preserve"> </w:instrText>
        </w:r>
        <w:r w:rsidRPr="002856A8">
          <w:rPr>
            <w:rStyle w:val="Hyperlink"/>
            <w:noProof/>
          </w:rPr>
          <w:fldChar w:fldCharType="separate"/>
        </w:r>
        <w:r w:rsidRPr="002856A8">
          <w:rPr>
            <w:rStyle w:val="Hyperlink"/>
            <w:noProof/>
          </w:rPr>
          <w:t>5.2.3</w:t>
        </w:r>
        <w:r>
          <w:rPr>
            <w:rFonts w:asciiTheme="minorHAnsi" w:eastAsiaTheme="minorEastAsia" w:hAnsiTheme="minorHAnsi" w:cstheme="minorBidi"/>
            <w:noProof/>
            <w:kern w:val="0"/>
            <w:sz w:val="22"/>
            <w:szCs w:val="22"/>
          </w:rPr>
          <w:tab/>
        </w:r>
        <w:r w:rsidRPr="002856A8">
          <w:rPr>
            <w:rStyle w:val="Hyperlink"/>
            <w:rFonts w:hint="eastAsia"/>
            <w:noProof/>
          </w:rPr>
          <w:t>需支持操作的其他保全项</w:t>
        </w:r>
        <w:r>
          <w:rPr>
            <w:noProof/>
            <w:webHidden/>
          </w:rPr>
          <w:tab/>
        </w:r>
        <w:r>
          <w:rPr>
            <w:noProof/>
            <w:webHidden/>
          </w:rPr>
          <w:fldChar w:fldCharType="begin"/>
        </w:r>
        <w:r>
          <w:rPr>
            <w:noProof/>
            <w:webHidden/>
          </w:rPr>
          <w:instrText xml:space="preserve"> PAGEREF _Toc470788047 \h </w:instrText>
        </w:r>
      </w:ins>
      <w:r>
        <w:rPr>
          <w:noProof/>
          <w:webHidden/>
        </w:rPr>
      </w:r>
      <w:r>
        <w:rPr>
          <w:noProof/>
          <w:webHidden/>
        </w:rPr>
        <w:fldChar w:fldCharType="separate"/>
      </w:r>
      <w:ins w:id="70" w:author="Alana Chen" w:date="2016-12-29T15:18:00Z">
        <w:r>
          <w:rPr>
            <w:noProof/>
            <w:webHidden/>
          </w:rPr>
          <w:t>20</w:t>
        </w:r>
        <w:r>
          <w:rPr>
            <w:noProof/>
            <w:webHidden/>
          </w:rPr>
          <w:fldChar w:fldCharType="end"/>
        </w:r>
        <w:r w:rsidRPr="002856A8">
          <w:rPr>
            <w:rStyle w:val="Hyperlink"/>
            <w:noProof/>
          </w:rPr>
          <w:fldChar w:fldCharType="end"/>
        </w:r>
      </w:ins>
    </w:p>
    <w:p w:rsidR="00B1529D" w:rsidRDefault="00B1529D">
      <w:pPr>
        <w:pStyle w:val="TOC3"/>
        <w:ind w:left="567"/>
        <w:rPr>
          <w:ins w:id="71" w:author="Alana Chen" w:date="2016-12-29T15:18:00Z"/>
          <w:rFonts w:asciiTheme="minorHAnsi" w:eastAsiaTheme="minorEastAsia" w:hAnsiTheme="minorHAnsi" w:cstheme="minorBidi"/>
          <w:noProof/>
          <w:kern w:val="0"/>
          <w:sz w:val="22"/>
          <w:szCs w:val="22"/>
        </w:rPr>
      </w:pPr>
      <w:ins w:id="72" w:author="Alana Chen" w:date="2016-12-29T15:18:00Z">
        <w:r w:rsidRPr="002856A8">
          <w:rPr>
            <w:rStyle w:val="Hyperlink"/>
            <w:noProof/>
          </w:rPr>
          <w:fldChar w:fldCharType="begin"/>
        </w:r>
        <w:r w:rsidRPr="002856A8">
          <w:rPr>
            <w:rStyle w:val="Hyperlink"/>
            <w:noProof/>
          </w:rPr>
          <w:instrText xml:space="preserve"> </w:instrText>
        </w:r>
        <w:r>
          <w:rPr>
            <w:noProof/>
          </w:rPr>
          <w:instrText>HYPERLINK \l "_Toc470788048"</w:instrText>
        </w:r>
        <w:r w:rsidRPr="002856A8">
          <w:rPr>
            <w:rStyle w:val="Hyperlink"/>
            <w:noProof/>
          </w:rPr>
          <w:instrText xml:space="preserve"> </w:instrText>
        </w:r>
        <w:r w:rsidRPr="002856A8">
          <w:rPr>
            <w:rStyle w:val="Hyperlink"/>
            <w:noProof/>
          </w:rPr>
          <w:fldChar w:fldCharType="separate"/>
        </w:r>
        <w:r w:rsidRPr="002856A8">
          <w:rPr>
            <w:rStyle w:val="Hyperlink"/>
            <w:noProof/>
          </w:rPr>
          <w:t>5.2.4</w:t>
        </w:r>
        <w:r>
          <w:rPr>
            <w:rFonts w:asciiTheme="minorHAnsi" w:eastAsiaTheme="minorEastAsia" w:hAnsiTheme="minorHAnsi" w:cstheme="minorBidi"/>
            <w:noProof/>
            <w:kern w:val="0"/>
            <w:sz w:val="22"/>
            <w:szCs w:val="22"/>
          </w:rPr>
          <w:tab/>
        </w:r>
        <w:r w:rsidRPr="002856A8">
          <w:rPr>
            <w:rStyle w:val="Hyperlink"/>
            <w:rFonts w:hint="eastAsia"/>
            <w:noProof/>
          </w:rPr>
          <w:t>禁止的保全项</w:t>
        </w:r>
        <w:r>
          <w:rPr>
            <w:noProof/>
            <w:webHidden/>
          </w:rPr>
          <w:tab/>
        </w:r>
        <w:r>
          <w:rPr>
            <w:noProof/>
            <w:webHidden/>
          </w:rPr>
          <w:fldChar w:fldCharType="begin"/>
        </w:r>
        <w:r>
          <w:rPr>
            <w:noProof/>
            <w:webHidden/>
          </w:rPr>
          <w:instrText xml:space="preserve"> PAGEREF _Toc470788048 \h </w:instrText>
        </w:r>
      </w:ins>
      <w:r>
        <w:rPr>
          <w:noProof/>
          <w:webHidden/>
        </w:rPr>
      </w:r>
      <w:r>
        <w:rPr>
          <w:noProof/>
          <w:webHidden/>
        </w:rPr>
        <w:fldChar w:fldCharType="separate"/>
      </w:r>
      <w:ins w:id="73" w:author="Alana Chen" w:date="2016-12-29T15:18:00Z">
        <w:r>
          <w:rPr>
            <w:noProof/>
            <w:webHidden/>
          </w:rPr>
          <w:t>21</w:t>
        </w:r>
        <w:r>
          <w:rPr>
            <w:noProof/>
            <w:webHidden/>
          </w:rPr>
          <w:fldChar w:fldCharType="end"/>
        </w:r>
        <w:r w:rsidRPr="002856A8">
          <w:rPr>
            <w:rStyle w:val="Hyperlink"/>
            <w:noProof/>
          </w:rPr>
          <w:fldChar w:fldCharType="end"/>
        </w:r>
      </w:ins>
    </w:p>
    <w:p w:rsidR="00B1529D" w:rsidRDefault="00B1529D">
      <w:pPr>
        <w:pStyle w:val="TOC3"/>
        <w:ind w:left="567"/>
        <w:rPr>
          <w:ins w:id="74" w:author="Alana Chen" w:date="2016-12-29T15:18:00Z"/>
          <w:rFonts w:asciiTheme="minorHAnsi" w:eastAsiaTheme="minorEastAsia" w:hAnsiTheme="minorHAnsi" w:cstheme="minorBidi"/>
          <w:noProof/>
          <w:kern w:val="0"/>
          <w:sz w:val="22"/>
          <w:szCs w:val="22"/>
        </w:rPr>
      </w:pPr>
      <w:ins w:id="75" w:author="Alana Chen" w:date="2016-12-29T15:18:00Z">
        <w:r w:rsidRPr="002856A8">
          <w:rPr>
            <w:rStyle w:val="Hyperlink"/>
            <w:noProof/>
          </w:rPr>
          <w:fldChar w:fldCharType="begin"/>
        </w:r>
        <w:r w:rsidRPr="002856A8">
          <w:rPr>
            <w:rStyle w:val="Hyperlink"/>
            <w:noProof/>
          </w:rPr>
          <w:instrText xml:space="preserve"> </w:instrText>
        </w:r>
        <w:r>
          <w:rPr>
            <w:noProof/>
          </w:rPr>
          <w:instrText>HYPERLINK \l "_Toc470788049"</w:instrText>
        </w:r>
        <w:r w:rsidRPr="002856A8">
          <w:rPr>
            <w:rStyle w:val="Hyperlink"/>
            <w:noProof/>
          </w:rPr>
          <w:instrText xml:space="preserve"> </w:instrText>
        </w:r>
        <w:r w:rsidRPr="002856A8">
          <w:rPr>
            <w:rStyle w:val="Hyperlink"/>
            <w:noProof/>
          </w:rPr>
          <w:fldChar w:fldCharType="separate"/>
        </w:r>
        <w:r w:rsidRPr="002856A8">
          <w:rPr>
            <w:rStyle w:val="Hyperlink"/>
            <w:noProof/>
          </w:rPr>
          <w:t>5.2.5</w:t>
        </w:r>
        <w:r>
          <w:rPr>
            <w:rFonts w:asciiTheme="minorHAnsi" w:eastAsiaTheme="minorEastAsia" w:hAnsiTheme="minorHAnsi" w:cstheme="minorBidi"/>
            <w:noProof/>
            <w:kern w:val="0"/>
            <w:sz w:val="22"/>
            <w:szCs w:val="22"/>
          </w:rPr>
          <w:tab/>
        </w:r>
        <w:r w:rsidRPr="002856A8">
          <w:rPr>
            <w:rStyle w:val="Hyperlink"/>
            <w:rFonts w:hint="eastAsia"/>
            <w:noProof/>
          </w:rPr>
          <w:t>其他保全项</w:t>
        </w:r>
        <w:r>
          <w:rPr>
            <w:noProof/>
            <w:webHidden/>
          </w:rPr>
          <w:tab/>
        </w:r>
        <w:r>
          <w:rPr>
            <w:noProof/>
            <w:webHidden/>
          </w:rPr>
          <w:fldChar w:fldCharType="begin"/>
        </w:r>
        <w:r>
          <w:rPr>
            <w:noProof/>
            <w:webHidden/>
          </w:rPr>
          <w:instrText xml:space="preserve"> PAGEREF _Toc470788049 \h </w:instrText>
        </w:r>
      </w:ins>
      <w:r>
        <w:rPr>
          <w:noProof/>
          <w:webHidden/>
        </w:rPr>
      </w:r>
      <w:r>
        <w:rPr>
          <w:noProof/>
          <w:webHidden/>
        </w:rPr>
        <w:fldChar w:fldCharType="separate"/>
      </w:r>
      <w:ins w:id="76" w:author="Alana Chen" w:date="2016-12-29T15:18:00Z">
        <w:r>
          <w:rPr>
            <w:noProof/>
            <w:webHidden/>
          </w:rPr>
          <w:t>21</w:t>
        </w:r>
        <w:r>
          <w:rPr>
            <w:noProof/>
            <w:webHidden/>
          </w:rPr>
          <w:fldChar w:fldCharType="end"/>
        </w:r>
        <w:r w:rsidRPr="002856A8">
          <w:rPr>
            <w:rStyle w:val="Hyperlink"/>
            <w:noProof/>
          </w:rPr>
          <w:fldChar w:fldCharType="end"/>
        </w:r>
      </w:ins>
    </w:p>
    <w:p w:rsidR="00B1529D" w:rsidRDefault="00B1529D">
      <w:pPr>
        <w:pStyle w:val="TOC2"/>
        <w:ind w:left="189"/>
        <w:rPr>
          <w:ins w:id="77" w:author="Alana Chen" w:date="2016-12-29T15:18:00Z"/>
          <w:rFonts w:asciiTheme="minorHAnsi" w:eastAsiaTheme="minorEastAsia" w:hAnsiTheme="minorHAnsi" w:cstheme="minorBidi"/>
          <w:noProof/>
          <w:kern w:val="0"/>
          <w:sz w:val="22"/>
          <w:szCs w:val="22"/>
        </w:rPr>
      </w:pPr>
      <w:ins w:id="78" w:author="Alana Chen" w:date="2016-12-29T15:18:00Z">
        <w:r w:rsidRPr="002856A8">
          <w:rPr>
            <w:rStyle w:val="Hyperlink"/>
            <w:noProof/>
          </w:rPr>
          <w:fldChar w:fldCharType="begin"/>
        </w:r>
        <w:r w:rsidRPr="002856A8">
          <w:rPr>
            <w:rStyle w:val="Hyperlink"/>
            <w:noProof/>
          </w:rPr>
          <w:instrText xml:space="preserve"> </w:instrText>
        </w:r>
        <w:r>
          <w:rPr>
            <w:noProof/>
          </w:rPr>
          <w:instrText>HYPERLINK \l "_Toc470788050"</w:instrText>
        </w:r>
        <w:r w:rsidRPr="002856A8">
          <w:rPr>
            <w:rStyle w:val="Hyperlink"/>
            <w:noProof/>
          </w:rPr>
          <w:instrText xml:space="preserve"> </w:instrText>
        </w:r>
        <w:r w:rsidRPr="002856A8">
          <w:rPr>
            <w:rStyle w:val="Hyperlink"/>
            <w:noProof/>
          </w:rPr>
          <w:fldChar w:fldCharType="separate"/>
        </w:r>
        <w:r w:rsidRPr="002856A8">
          <w:rPr>
            <w:rStyle w:val="Hyperlink"/>
            <w:noProof/>
          </w:rPr>
          <w:t>5.3</w:t>
        </w:r>
        <w:r>
          <w:rPr>
            <w:rFonts w:asciiTheme="minorHAnsi" w:eastAsiaTheme="minorEastAsia" w:hAnsiTheme="minorHAnsi" w:cstheme="minorBidi"/>
            <w:noProof/>
            <w:kern w:val="0"/>
            <w:sz w:val="22"/>
            <w:szCs w:val="22"/>
          </w:rPr>
          <w:tab/>
        </w:r>
        <w:r w:rsidRPr="002856A8">
          <w:rPr>
            <w:rStyle w:val="Hyperlink"/>
            <w:rFonts w:hint="eastAsia"/>
            <w:noProof/>
          </w:rPr>
          <w:t>理赔</w:t>
        </w:r>
        <w:r>
          <w:rPr>
            <w:noProof/>
            <w:webHidden/>
          </w:rPr>
          <w:tab/>
        </w:r>
        <w:r>
          <w:rPr>
            <w:noProof/>
            <w:webHidden/>
          </w:rPr>
          <w:fldChar w:fldCharType="begin"/>
        </w:r>
        <w:r>
          <w:rPr>
            <w:noProof/>
            <w:webHidden/>
          </w:rPr>
          <w:instrText xml:space="preserve"> PAGEREF _Toc470788050 \h </w:instrText>
        </w:r>
      </w:ins>
      <w:r>
        <w:rPr>
          <w:noProof/>
          <w:webHidden/>
        </w:rPr>
      </w:r>
      <w:r>
        <w:rPr>
          <w:noProof/>
          <w:webHidden/>
        </w:rPr>
        <w:fldChar w:fldCharType="separate"/>
      </w:r>
      <w:ins w:id="79" w:author="Alana Chen" w:date="2016-12-29T15:18:00Z">
        <w:r>
          <w:rPr>
            <w:noProof/>
            <w:webHidden/>
          </w:rPr>
          <w:t>22</w:t>
        </w:r>
        <w:r>
          <w:rPr>
            <w:noProof/>
            <w:webHidden/>
          </w:rPr>
          <w:fldChar w:fldCharType="end"/>
        </w:r>
        <w:r w:rsidRPr="002856A8">
          <w:rPr>
            <w:rStyle w:val="Hyperlink"/>
            <w:noProof/>
          </w:rPr>
          <w:fldChar w:fldCharType="end"/>
        </w:r>
      </w:ins>
    </w:p>
    <w:p w:rsidR="00B1529D" w:rsidRDefault="00B1529D">
      <w:pPr>
        <w:pStyle w:val="TOC3"/>
        <w:ind w:left="567"/>
        <w:rPr>
          <w:ins w:id="80" w:author="Alana Chen" w:date="2016-12-29T15:18:00Z"/>
          <w:rFonts w:asciiTheme="minorHAnsi" w:eastAsiaTheme="minorEastAsia" w:hAnsiTheme="minorHAnsi" w:cstheme="minorBidi"/>
          <w:noProof/>
          <w:kern w:val="0"/>
          <w:sz w:val="22"/>
          <w:szCs w:val="22"/>
        </w:rPr>
      </w:pPr>
      <w:ins w:id="81" w:author="Alana Chen" w:date="2016-12-29T15:18:00Z">
        <w:r w:rsidRPr="002856A8">
          <w:rPr>
            <w:rStyle w:val="Hyperlink"/>
            <w:noProof/>
          </w:rPr>
          <w:fldChar w:fldCharType="begin"/>
        </w:r>
        <w:r w:rsidRPr="002856A8">
          <w:rPr>
            <w:rStyle w:val="Hyperlink"/>
            <w:noProof/>
          </w:rPr>
          <w:instrText xml:space="preserve"> </w:instrText>
        </w:r>
        <w:r>
          <w:rPr>
            <w:noProof/>
          </w:rPr>
          <w:instrText>HYPERLINK \l "_Toc470788051"</w:instrText>
        </w:r>
        <w:r w:rsidRPr="002856A8">
          <w:rPr>
            <w:rStyle w:val="Hyperlink"/>
            <w:noProof/>
          </w:rPr>
          <w:instrText xml:space="preserve"> </w:instrText>
        </w:r>
        <w:r w:rsidRPr="002856A8">
          <w:rPr>
            <w:rStyle w:val="Hyperlink"/>
            <w:noProof/>
          </w:rPr>
          <w:fldChar w:fldCharType="separate"/>
        </w:r>
        <w:r w:rsidRPr="002856A8">
          <w:rPr>
            <w:rStyle w:val="Hyperlink"/>
            <w:noProof/>
          </w:rPr>
          <w:t>5.3.1</w:t>
        </w:r>
        <w:r>
          <w:rPr>
            <w:rFonts w:asciiTheme="minorHAnsi" w:eastAsiaTheme="minorEastAsia" w:hAnsiTheme="minorHAnsi" w:cstheme="minorBidi"/>
            <w:noProof/>
            <w:kern w:val="0"/>
            <w:sz w:val="22"/>
            <w:szCs w:val="22"/>
          </w:rPr>
          <w:tab/>
        </w:r>
        <w:r w:rsidRPr="002856A8">
          <w:rPr>
            <w:rStyle w:val="Hyperlink"/>
            <w:rFonts w:hint="eastAsia"/>
            <w:noProof/>
          </w:rPr>
          <w:t>条款规定</w:t>
        </w:r>
        <w:r>
          <w:rPr>
            <w:noProof/>
            <w:webHidden/>
          </w:rPr>
          <w:tab/>
        </w:r>
        <w:r>
          <w:rPr>
            <w:noProof/>
            <w:webHidden/>
          </w:rPr>
          <w:fldChar w:fldCharType="begin"/>
        </w:r>
        <w:r>
          <w:rPr>
            <w:noProof/>
            <w:webHidden/>
          </w:rPr>
          <w:instrText xml:space="preserve"> PAGEREF _Toc470788051 \h </w:instrText>
        </w:r>
      </w:ins>
      <w:r>
        <w:rPr>
          <w:noProof/>
          <w:webHidden/>
        </w:rPr>
      </w:r>
      <w:r>
        <w:rPr>
          <w:noProof/>
          <w:webHidden/>
        </w:rPr>
        <w:fldChar w:fldCharType="separate"/>
      </w:r>
      <w:ins w:id="82" w:author="Alana Chen" w:date="2016-12-29T15:18:00Z">
        <w:r>
          <w:rPr>
            <w:noProof/>
            <w:webHidden/>
          </w:rPr>
          <w:t>22</w:t>
        </w:r>
        <w:r>
          <w:rPr>
            <w:noProof/>
            <w:webHidden/>
          </w:rPr>
          <w:fldChar w:fldCharType="end"/>
        </w:r>
        <w:r w:rsidRPr="002856A8">
          <w:rPr>
            <w:rStyle w:val="Hyperlink"/>
            <w:noProof/>
          </w:rPr>
          <w:fldChar w:fldCharType="end"/>
        </w:r>
      </w:ins>
    </w:p>
    <w:p w:rsidR="00B1529D" w:rsidRDefault="00B1529D">
      <w:pPr>
        <w:pStyle w:val="TOC3"/>
        <w:ind w:left="567"/>
        <w:rPr>
          <w:ins w:id="83" w:author="Alana Chen" w:date="2016-12-29T15:18:00Z"/>
          <w:rFonts w:asciiTheme="minorHAnsi" w:eastAsiaTheme="minorEastAsia" w:hAnsiTheme="minorHAnsi" w:cstheme="minorBidi"/>
          <w:noProof/>
          <w:kern w:val="0"/>
          <w:sz w:val="22"/>
          <w:szCs w:val="22"/>
        </w:rPr>
      </w:pPr>
      <w:ins w:id="84" w:author="Alana Chen" w:date="2016-12-29T15:18:00Z">
        <w:r w:rsidRPr="002856A8">
          <w:rPr>
            <w:rStyle w:val="Hyperlink"/>
            <w:noProof/>
          </w:rPr>
          <w:fldChar w:fldCharType="begin"/>
        </w:r>
        <w:r w:rsidRPr="002856A8">
          <w:rPr>
            <w:rStyle w:val="Hyperlink"/>
            <w:noProof/>
          </w:rPr>
          <w:instrText xml:space="preserve"> </w:instrText>
        </w:r>
        <w:r>
          <w:rPr>
            <w:noProof/>
          </w:rPr>
          <w:instrText>HYPERLINK \l "_Toc470788052"</w:instrText>
        </w:r>
        <w:r w:rsidRPr="002856A8">
          <w:rPr>
            <w:rStyle w:val="Hyperlink"/>
            <w:noProof/>
          </w:rPr>
          <w:instrText xml:space="preserve"> </w:instrText>
        </w:r>
        <w:r w:rsidRPr="002856A8">
          <w:rPr>
            <w:rStyle w:val="Hyperlink"/>
            <w:noProof/>
          </w:rPr>
          <w:fldChar w:fldCharType="separate"/>
        </w:r>
        <w:r w:rsidRPr="002856A8">
          <w:rPr>
            <w:rStyle w:val="Hyperlink"/>
            <w:noProof/>
          </w:rPr>
          <w:t>5.3.2</w:t>
        </w:r>
        <w:r>
          <w:rPr>
            <w:rFonts w:asciiTheme="minorHAnsi" w:eastAsiaTheme="minorEastAsia" w:hAnsiTheme="minorHAnsi" w:cstheme="minorBidi"/>
            <w:noProof/>
            <w:kern w:val="0"/>
            <w:sz w:val="22"/>
            <w:szCs w:val="22"/>
          </w:rPr>
          <w:tab/>
        </w:r>
        <w:r w:rsidRPr="002856A8">
          <w:rPr>
            <w:rStyle w:val="Hyperlink"/>
            <w:rFonts w:hint="eastAsia"/>
            <w:noProof/>
          </w:rPr>
          <w:t>程序开发</w:t>
        </w:r>
        <w:r>
          <w:rPr>
            <w:noProof/>
            <w:webHidden/>
          </w:rPr>
          <w:tab/>
        </w:r>
        <w:r>
          <w:rPr>
            <w:noProof/>
            <w:webHidden/>
          </w:rPr>
          <w:fldChar w:fldCharType="begin"/>
        </w:r>
        <w:r>
          <w:rPr>
            <w:noProof/>
            <w:webHidden/>
          </w:rPr>
          <w:instrText xml:space="preserve"> PAGEREF _Toc470788052 \h </w:instrText>
        </w:r>
      </w:ins>
      <w:r>
        <w:rPr>
          <w:noProof/>
          <w:webHidden/>
        </w:rPr>
      </w:r>
      <w:r>
        <w:rPr>
          <w:noProof/>
          <w:webHidden/>
        </w:rPr>
        <w:fldChar w:fldCharType="separate"/>
      </w:r>
      <w:ins w:id="85" w:author="Alana Chen" w:date="2016-12-29T15:18:00Z">
        <w:r>
          <w:rPr>
            <w:noProof/>
            <w:webHidden/>
          </w:rPr>
          <w:t>23</w:t>
        </w:r>
        <w:r>
          <w:rPr>
            <w:noProof/>
            <w:webHidden/>
          </w:rPr>
          <w:fldChar w:fldCharType="end"/>
        </w:r>
        <w:r w:rsidRPr="002856A8">
          <w:rPr>
            <w:rStyle w:val="Hyperlink"/>
            <w:noProof/>
          </w:rPr>
          <w:fldChar w:fldCharType="end"/>
        </w:r>
      </w:ins>
    </w:p>
    <w:p w:rsidR="00B1529D" w:rsidRDefault="00B1529D">
      <w:pPr>
        <w:pStyle w:val="TOC3"/>
        <w:ind w:left="567"/>
        <w:rPr>
          <w:ins w:id="86" w:author="Alana Chen" w:date="2016-12-29T15:18:00Z"/>
          <w:rFonts w:asciiTheme="minorHAnsi" w:eastAsiaTheme="minorEastAsia" w:hAnsiTheme="minorHAnsi" w:cstheme="minorBidi"/>
          <w:noProof/>
          <w:kern w:val="0"/>
          <w:sz w:val="22"/>
          <w:szCs w:val="22"/>
        </w:rPr>
      </w:pPr>
      <w:ins w:id="87" w:author="Alana Chen" w:date="2016-12-29T15:18:00Z">
        <w:r w:rsidRPr="002856A8">
          <w:rPr>
            <w:rStyle w:val="Hyperlink"/>
            <w:noProof/>
          </w:rPr>
          <w:fldChar w:fldCharType="begin"/>
        </w:r>
        <w:r w:rsidRPr="002856A8">
          <w:rPr>
            <w:rStyle w:val="Hyperlink"/>
            <w:noProof/>
          </w:rPr>
          <w:instrText xml:space="preserve"> </w:instrText>
        </w:r>
        <w:r>
          <w:rPr>
            <w:noProof/>
          </w:rPr>
          <w:instrText>HYPERLINK \l "_Toc470788053"</w:instrText>
        </w:r>
        <w:r w:rsidRPr="002856A8">
          <w:rPr>
            <w:rStyle w:val="Hyperlink"/>
            <w:noProof/>
          </w:rPr>
          <w:instrText xml:space="preserve"> </w:instrText>
        </w:r>
        <w:r w:rsidRPr="002856A8">
          <w:rPr>
            <w:rStyle w:val="Hyperlink"/>
            <w:noProof/>
          </w:rPr>
          <w:fldChar w:fldCharType="separate"/>
        </w:r>
        <w:r w:rsidRPr="002856A8">
          <w:rPr>
            <w:rStyle w:val="Hyperlink"/>
            <w:noProof/>
          </w:rPr>
          <w:t>5.3.3</w:t>
        </w:r>
        <w:r>
          <w:rPr>
            <w:rFonts w:asciiTheme="minorHAnsi" w:eastAsiaTheme="minorEastAsia" w:hAnsiTheme="minorHAnsi" w:cstheme="minorBidi"/>
            <w:noProof/>
            <w:kern w:val="0"/>
            <w:sz w:val="22"/>
            <w:szCs w:val="22"/>
          </w:rPr>
          <w:tab/>
        </w:r>
        <w:r w:rsidRPr="002856A8">
          <w:rPr>
            <w:rStyle w:val="Hyperlink"/>
            <w:rFonts w:hint="eastAsia"/>
            <w:noProof/>
          </w:rPr>
          <w:t>系统定义</w:t>
        </w:r>
        <w:r>
          <w:rPr>
            <w:noProof/>
            <w:webHidden/>
          </w:rPr>
          <w:tab/>
        </w:r>
        <w:r>
          <w:rPr>
            <w:noProof/>
            <w:webHidden/>
          </w:rPr>
          <w:fldChar w:fldCharType="begin"/>
        </w:r>
        <w:r>
          <w:rPr>
            <w:noProof/>
            <w:webHidden/>
          </w:rPr>
          <w:instrText xml:space="preserve"> PAGEREF _Toc470788053 \h </w:instrText>
        </w:r>
      </w:ins>
      <w:r>
        <w:rPr>
          <w:noProof/>
          <w:webHidden/>
        </w:rPr>
      </w:r>
      <w:r>
        <w:rPr>
          <w:noProof/>
          <w:webHidden/>
        </w:rPr>
        <w:fldChar w:fldCharType="separate"/>
      </w:r>
      <w:ins w:id="88" w:author="Alana Chen" w:date="2016-12-29T15:18:00Z">
        <w:r>
          <w:rPr>
            <w:noProof/>
            <w:webHidden/>
          </w:rPr>
          <w:t>23</w:t>
        </w:r>
        <w:r>
          <w:rPr>
            <w:noProof/>
            <w:webHidden/>
          </w:rPr>
          <w:fldChar w:fldCharType="end"/>
        </w:r>
        <w:r w:rsidRPr="002856A8">
          <w:rPr>
            <w:rStyle w:val="Hyperlink"/>
            <w:noProof/>
          </w:rPr>
          <w:fldChar w:fldCharType="end"/>
        </w:r>
      </w:ins>
    </w:p>
    <w:p w:rsidR="00B1529D" w:rsidRDefault="00B1529D">
      <w:pPr>
        <w:pStyle w:val="TOC3"/>
        <w:ind w:left="567"/>
        <w:rPr>
          <w:ins w:id="89" w:author="Alana Chen" w:date="2016-12-29T15:18:00Z"/>
          <w:rFonts w:asciiTheme="minorHAnsi" w:eastAsiaTheme="minorEastAsia" w:hAnsiTheme="minorHAnsi" w:cstheme="minorBidi"/>
          <w:noProof/>
          <w:kern w:val="0"/>
          <w:sz w:val="22"/>
          <w:szCs w:val="22"/>
        </w:rPr>
      </w:pPr>
      <w:ins w:id="90" w:author="Alana Chen" w:date="2016-12-29T15:18:00Z">
        <w:r w:rsidRPr="002856A8">
          <w:rPr>
            <w:rStyle w:val="Hyperlink"/>
            <w:noProof/>
          </w:rPr>
          <w:fldChar w:fldCharType="begin"/>
        </w:r>
        <w:r w:rsidRPr="002856A8">
          <w:rPr>
            <w:rStyle w:val="Hyperlink"/>
            <w:noProof/>
          </w:rPr>
          <w:instrText xml:space="preserve"> </w:instrText>
        </w:r>
        <w:r>
          <w:rPr>
            <w:noProof/>
          </w:rPr>
          <w:instrText>HYPERLINK \l "_Toc470788054"</w:instrText>
        </w:r>
        <w:r w:rsidRPr="002856A8">
          <w:rPr>
            <w:rStyle w:val="Hyperlink"/>
            <w:noProof/>
          </w:rPr>
          <w:instrText xml:space="preserve"> </w:instrText>
        </w:r>
        <w:r w:rsidRPr="002856A8">
          <w:rPr>
            <w:rStyle w:val="Hyperlink"/>
            <w:noProof/>
          </w:rPr>
          <w:fldChar w:fldCharType="separate"/>
        </w:r>
        <w:r w:rsidRPr="002856A8">
          <w:rPr>
            <w:rStyle w:val="Hyperlink"/>
            <w:noProof/>
          </w:rPr>
          <w:t>5.3.4</w:t>
        </w:r>
        <w:r>
          <w:rPr>
            <w:rFonts w:asciiTheme="minorHAnsi" w:eastAsiaTheme="minorEastAsia" w:hAnsiTheme="minorHAnsi" w:cstheme="minorBidi"/>
            <w:noProof/>
            <w:kern w:val="0"/>
            <w:sz w:val="22"/>
            <w:szCs w:val="22"/>
          </w:rPr>
          <w:tab/>
        </w:r>
        <w:r w:rsidRPr="002856A8">
          <w:rPr>
            <w:rStyle w:val="Hyperlink"/>
            <w:rFonts w:hint="eastAsia"/>
            <w:noProof/>
          </w:rPr>
          <w:t>个险理赔</w:t>
        </w:r>
        <w:r w:rsidRPr="002856A8">
          <w:rPr>
            <w:rStyle w:val="Hyperlink"/>
            <w:noProof/>
          </w:rPr>
          <w:t>-</w:t>
        </w:r>
        <w:r w:rsidRPr="002856A8">
          <w:rPr>
            <w:rStyle w:val="Hyperlink"/>
            <w:rFonts w:hint="eastAsia"/>
            <w:noProof/>
          </w:rPr>
          <w:t>保单理算</w:t>
        </w:r>
        <w:r>
          <w:rPr>
            <w:noProof/>
            <w:webHidden/>
          </w:rPr>
          <w:tab/>
        </w:r>
        <w:r>
          <w:rPr>
            <w:noProof/>
            <w:webHidden/>
          </w:rPr>
          <w:fldChar w:fldCharType="begin"/>
        </w:r>
        <w:r>
          <w:rPr>
            <w:noProof/>
            <w:webHidden/>
          </w:rPr>
          <w:instrText xml:space="preserve"> PAGEREF _Toc470788054 \h </w:instrText>
        </w:r>
      </w:ins>
      <w:r>
        <w:rPr>
          <w:noProof/>
          <w:webHidden/>
        </w:rPr>
      </w:r>
      <w:r>
        <w:rPr>
          <w:noProof/>
          <w:webHidden/>
        </w:rPr>
        <w:fldChar w:fldCharType="separate"/>
      </w:r>
      <w:ins w:id="91" w:author="Alana Chen" w:date="2016-12-29T15:18:00Z">
        <w:r>
          <w:rPr>
            <w:noProof/>
            <w:webHidden/>
          </w:rPr>
          <w:t>25</w:t>
        </w:r>
        <w:r>
          <w:rPr>
            <w:noProof/>
            <w:webHidden/>
          </w:rPr>
          <w:fldChar w:fldCharType="end"/>
        </w:r>
        <w:r w:rsidRPr="002856A8">
          <w:rPr>
            <w:rStyle w:val="Hyperlink"/>
            <w:noProof/>
          </w:rPr>
          <w:fldChar w:fldCharType="end"/>
        </w:r>
      </w:ins>
    </w:p>
    <w:p w:rsidR="00B1529D" w:rsidRDefault="00B1529D">
      <w:pPr>
        <w:pStyle w:val="TOC3"/>
        <w:ind w:left="567"/>
        <w:rPr>
          <w:ins w:id="92" w:author="Alana Chen" w:date="2016-12-29T15:18:00Z"/>
          <w:rFonts w:asciiTheme="minorHAnsi" w:eastAsiaTheme="minorEastAsia" w:hAnsiTheme="minorHAnsi" w:cstheme="minorBidi"/>
          <w:noProof/>
          <w:kern w:val="0"/>
          <w:sz w:val="22"/>
          <w:szCs w:val="22"/>
        </w:rPr>
      </w:pPr>
      <w:ins w:id="93" w:author="Alana Chen" w:date="2016-12-29T15:18:00Z">
        <w:r w:rsidRPr="002856A8">
          <w:rPr>
            <w:rStyle w:val="Hyperlink"/>
            <w:noProof/>
          </w:rPr>
          <w:fldChar w:fldCharType="begin"/>
        </w:r>
        <w:r w:rsidRPr="002856A8">
          <w:rPr>
            <w:rStyle w:val="Hyperlink"/>
            <w:noProof/>
          </w:rPr>
          <w:instrText xml:space="preserve"> </w:instrText>
        </w:r>
        <w:r>
          <w:rPr>
            <w:noProof/>
          </w:rPr>
          <w:instrText>HYPERLINK \l "_Toc470788055"</w:instrText>
        </w:r>
        <w:r w:rsidRPr="002856A8">
          <w:rPr>
            <w:rStyle w:val="Hyperlink"/>
            <w:noProof/>
          </w:rPr>
          <w:instrText xml:space="preserve"> </w:instrText>
        </w:r>
        <w:r w:rsidRPr="002856A8">
          <w:rPr>
            <w:rStyle w:val="Hyperlink"/>
            <w:noProof/>
          </w:rPr>
          <w:fldChar w:fldCharType="separate"/>
        </w:r>
        <w:r w:rsidRPr="002856A8">
          <w:rPr>
            <w:rStyle w:val="Hyperlink"/>
            <w:noProof/>
          </w:rPr>
          <w:t>5.3.5</w:t>
        </w:r>
        <w:r>
          <w:rPr>
            <w:rFonts w:asciiTheme="minorHAnsi" w:eastAsiaTheme="minorEastAsia" w:hAnsiTheme="minorHAnsi" w:cstheme="minorBidi"/>
            <w:noProof/>
            <w:kern w:val="0"/>
            <w:sz w:val="22"/>
            <w:szCs w:val="22"/>
          </w:rPr>
          <w:tab/>
        </w:r>
        <w:r w:rsidRPr="002856A8">
          <w:rPr>
            <w:rStyle w:val="Hyperlink"/>
            <w:rFonts w:hint="eastAsia"/>
            <w:noProof/>
          </w:rPr>
          <w:t>个险简易理赔</w:t>
        </w:r>
        <w:r w:rsidRPr="002856A8">
          <w:rPr>
            <w:rStyle w:val="Hyperlink"/>
            <w:noProof/>
          </w:rPr>
          <w:t>-</w:t>
        </w:r>
        <w:r w:rsidRPr="002856A8">
          <w:rPr>
            <w:rStyle w:val="Hyperlink"/>
            <w:rFonts w:hint="eastAsia"/>
            <w:noProof/>
          </w:rPr>
          <w:t>保单理算</w:t>
        </w:r>
        <w:r>
          <w:rPr>
            <w:noProof/>
            <w:webHidden/>
          </w:rPr>
          <w:tab/>
        </w:r>
        <w:r>
          <w:rPr>
            <w:noProof/>
            <w:webHidden/>
          </w:rPr>
          <w:fldChar w:fldCharType="begin"/>
        </w:r>
        <w:r>
          <w:rPr>
            <w:noProof/>
            <w:webHidden/>
          </w:rPr>
          <w:instrText xml:space="preserve"> PAGEREF _Toc470788055 \h </w:instrText>
        </w:r>
      </w:ins>
      <w:r>
        <w:rPr>
          <w:noProof/>
          <w:webHidden/>
        </w:rPr>
      </w:r>
      <w:r>
        <w:rPr>
          <w:noProof/>
          <w:webHidden/>
        </w:rPr>
        <w:fldChar w:fldCharType="separate"/>
      </w:r>
      <w:ins w:id="94" w:author="Alana Chen" w:date="2016-12-29T15:18:00Z">
        <w:r>
          <w:rPr>
            <w:noProof/>
            <w:webHidden/>
          </w:rPr>
          <w:t>26</w:t>
        </w:r>
        <w:r>
          <w:rPr>
            <w:noProof/>
            <w:webHidden/>
          </w:rPr>
          <w:fldChar w:fldCharType="end"/>
        </w:r>
        <w:r w:rsidRPr="002856A8">
          <w:rPr>
            <w:rStyle w:val="Hyperlink"/>
            <w:noProof/>
          </w:rPr>
          <w:fldChar w:fldCharType="end"/>
        </w:r>
      </w:ins>
    </w:p>
    <w:p w:rsidR="00B1529D" w:rsidRDefault="00B1529D">
      <w:pPr>
        <w:pStyle w:val="TOC3"/>
        <w:ind w:left="567"/>
        <w:rPr>
          <w:ins w:id="95" w:author="Alana Chen" w:date="2016-12-29T15:18:00Z"/>
          <w:rFonts w:asciiTheme="minorHAnsi" w:eastAsiaTheme="minorEastAsia" w:hAnsiTheme="minorHAnsi" w:cstheme="minorBidi"/>
          <w:noProof/>
          <w:kern w:val="0"/>
          <w:sz w:val="22"/>
          <w:szCs w:val="22"/>
        </w:rPr>
      </w:pPr>
      <w:ins w:id="96" w:author="Alana Chen" w:date="2016-12-29T15:18:00Z">
        <w:r w:rsidRPr="002856A8">
          <w:rPr>
            <w:rStyle w:val="Hyperlink"/>
            <w:noProof/>
          </w:rPr>
          <w:fldChar w:fldCharType="begin"/>
        </w:r>
        <w:r w:rsidRPr="002856A8">
          <w:rPr>
            <w:rStyle w:val="Hyperlink"/>
            <w:noProof/>
          </w:rPr>
          <w:instrText xml:space="preserve"> </w:instrText>
        </w:r>
        <w:r>
          <w:rPr>
            <w:noProof/>
          </w:rPr>
          <w:instrText>HYPERLINK \l "_Toc470788056"</w:instrText>
        </w:r>
        <w:r w:rsidRPr="002856A8">
          <w:rPr>
            <w:rStyle w:val="Hyperlink"/>
            <w:noProof/>
          </w:rPr>
          <w:instrText xml:space="preserve"> </w:instrText>
        </w:r>
        <w:r w:rsidRPr="002856A8">
          <w:rPr>
            <w:rStyle w:val="Hyperlink"/>
            <w:noProof/>
          </w:rPr>
          <w:fldChar w:fldCharType="separate"/>
        </w:r>
        <w:r w:rsidRPr="002856A8">
          <w:rPr>
            <w:rStyle w:val="Hyperlink"/>
            <w:noProof/>
          </w:rPr>
          <w:t>5.3.6</w:t>
        </w:r>
        <w:r>
          <w:rPr>
            <w:rFonts w:asciiTheme="minorHAnsi" w:eastAsiaTheme="minorEastAsia" w:hAnsiTheme="minorHAnsi" w:cstheme="minorBidi"/>
            <w:noProof/>
            <w:kern w:val="0"/>
            <w:sz w:val="22"/>
            <w:szCs w:val="22"/>
          </w:rPr>
          <w:tab/>
        </w:r>
        <w:r w:rsidRPr="002856A8">
          <w:rPr>
            <w:rStyle w:val="Hyperlink"/>
            <w:rFonts w:hint="eastAsia"/>
            <w:noProof/>
          </w:rPr>
          <w:t>理赔查询</w:t>
        </w:r>
        <w:r>
          <w:rPr>
            <w:noProof/>
            <w:webHidden/>
          </w:rPr>
          <w:tab/>
        </w:r>
        <w:r>
          <w:rPr>
            <w:noProof/>
            <w:webHidden/>
          </w:rPr>
          <w:fldChar w:fldCharType="begin"/>
        </w:r>
        <w:r>
          <w:rPr>
            <w:noProof/>
            <w:webHidden/>
          </w:rPr>
          <w:instrText xml:space="preserve"> PAGEREF _Toc470788056 \h </w:instrText>
        </w:r>
      </w:ins>
      <w:r>
        <w:rPr>
          <w:noProof/>
          <w:webHidden/>
        </w:rPr>
      </w:r>
      <w:r>
        <w:rPr>
          <w:noProof/>
          <w:webHidden/>
        </w:rPr>
        <w:fldChar w:fldCharType="separate"/>
      </w:r>
      <w:ins w:id="97" w:author="Alana Chen" w:date="2016-12-29T15:18:00Z">
        <w:r>
          <w:rPr>
            <w:noProof/>
            <w:webHidden/>
          </w:rPr>
          <w:t>26</w:t>
        </w:r>
        <w:r>
          <w:rPr>
            <w:noProof/>
            <w:webHidden/>
          </w:rPr>
          <w:fldChar w:fldCharType="end"/>
        </w:r>
        <w:r w:rsidRPr="002856A8">
          <w:rPr>
            <w:rStyle w:val="Hyperlink"/>
            <w:noProof/>
          </w:rPr>
          <w:fldChar w:fldCharType="end"/>
        </w:r>
      </w:ins>
    </w:p>
    <w:p w:rsidR="00B1529D" w:rsidRDefault="00B1529D">
      <w:pPr>
        <w:pStyle w:val="TOC3"/>
        <w:ind w:left="567"/>
        <w:rPr>
          <w:ins w:id="98" w:author="Alana Chen" w:date="2016-12-29T15:18:00Z"/>
          <w:rFonts w:asciiTheme="minorHAnsi" w:eastAsiaTheme="minorEastAsia" w:hAnsiTheme="minorHAnsi" w:cstheme="minorBidi"/>
          <w:noProof/>
          <w:kern w:val="0"/>
          <w:sz w:val="22"/>
          <w:szCs w:val="22"/>
        </w:rPr>
      </w:pPr>
      <w:ins w:id="99" w:author="Alana Chen" w:date="2016-12-29T15:18:00Z">
        <w:r w:rsidRPr="002856A8">
          <w:rPr>
            <w:rStyle w:val="Hyperlink"/>
            <w:noProof/>
          </w:rPr>
          <w:fldChar w:fldCharType="begin"/>
        </w:r>
        <w:r w:rsidRPr="002856A8">
          <w:rPr>
            <w:rStyle w:val="Hyperlink"/>
            <w:noProof/>
          </w:rPr>
          <w:instrText xml:space="preserve"> </w:instrText>
        </w:r>
        <w:r>
          <w:rPr>
            <w:noProof/>
          </w:rPr>
          <w:instrText>HYPERLINK \l "_Toc470788057"</w:instrText>
        </w:r>
        <w:r w:rsidRPr="002856A8">
          <w:rPr>
            <w:rStyle w:val="Hyperlink"/>
            <w:noProof/>
          </w:rPr>
          <w:instrText xml:space="preserve"> </w:instrText>
        </w:r>
        <w:r w:rsidRPr="002856A8">
          <w:rPr>
            <w:rStyle w:val="Hyperlink"/>
            <w:noProof/>
          </w:rPr>
          <w:fldChar w:fldCharType="separate"/>
        </w:r>
        <w:r w:rsidRPr="002856A8">
          <w:rPr>
            <w:rStyle w:val="Hyperlink"/>
            <w:noProof/>
          </w:rPr>
          <w:t>5.3.7</w:t>
        </w:r>
        <w:r>
          <w:rPr>
            <w:rFonts w:asciiTheme="minorHAnsi" w:eastAsiaTheme="minorEastAsia" w:hAnsiTheme="minorHAnsi" w:cstheme="minorBidi"/>
            <w:noProof/>
            <w:kern w:val="0"/>
            <w:sz w:val="22"/>
            <w:szCs w:val="22"/>
          </w:rPr>
          <w:tab/>
        </w:r>
        <w:r w:rsidRPr="002856A8">
          <w:rPr>
            <w:rStyle w:val="Hyperlink"/>
            <w:rFonts w:hint="eastAsia"/>
            <w:noProof/>
          </w:rPr>
          <w:t>续保二核</w:t>
        </w:r>
        <w:r>
          <w:rPr>
            <w:noProof/>
            <w:webHidden/>
          </w:rPr>
          <w:tab/>
        </w:r>
        <w:r>
          <w:rPr>
            <w:noProof/>
            <w:webHidden/>
          </w:rPr>
          <w:fldChar w:fldCharType="begin"/>
        </w:r>
        <w:r>
          <w:rPr>
            <w:noProof/>
            <w:webHidden/>
          </w:rPr>
          <w:instrText xml:space="preserve"> PAGEREF _Toc470788057 \h </w:instrText>
        </w:r>
      </w:ins>
      <w:r>
        <w:rPr>
          <w:noProof/>
          <w:webHidden/>
        </w:rPr>
      </w:r>
      <w:r>
        <w:rPr>
          <w:noProof/>
          <w:webHidden/>
        </w:rPr>
        <w:fldChar w:fldCharType="separate"/>
      </w:r>
      <w:ins w:id="100" w:author="Alana Chen" w:date="2016-12-29T15:18:00Z">
        <w:r>
          <w:rPr>
            <w:noProof/>
            <w:webHidden/>
          </w:rPr>
          <w:t>27</w:t>
        </w:r>
        <w:r>
          <w:rPr>
            <w:noProof/>
            <w:webHidden/>
          </w:rPr>
          <w:fldChar w:fldCharType="end"/>
        </w:r>
        <w:r w:rsidRPr="002856A8">
          <w:rPr>
            <w:rStyle w:val="Hyperlink"/>
            <w:noProof/>
          </w:rPr>
          <w:fldChar w:fldCharType="end"/>
        </w:r>
      </w:ins>
    </w:p>
    <w:p w:rsidR="00B1529D" w:rsidRDefault="00B1529D">
      <w:pPr>
        <w:pStyle w:val="TOC1"/>
        <w:rPr>
          <w:ins w:id="101" w:author="Alana Chen" w:date="2016-12-29T15:18:00Z"/>
          <w:rFonts w:asciiTheme="minorHAnsi" w:eastAsiaTheme="minorEastAsia" w:hAnsiTheme="minorHAnsi" w:cstheme="minorBidi"/>
          <w:noProof/>
          <w:kern w:val="0"/>
          <w:sz w:val="22"/>
          <w:szCs w:val="22"/>
        </w:rPr>
      </w:pPr>
      <w:ins w:id="102" w:author="Alana Chen" w:date="2016-12-29T15:18:00Z">
        <w:r w:rsidRPr="002856A8">
          <w:rPr>
            <w:rStyle w:val="Hyperlink"/>
            <w:noProof/>
          </w:rPr>
          <w:fldChar w:fldCharType="begin"/>
        </w:r>
        <w:r w:rsidRPr="002856A8">
          <w:rPr>
            <w:rStyle w:val="Hyperlink"/>
            <w:noProof/>
          </w:rPr>
          <w:instrText xml:space="preserve"> </w:instrText>
        </w:r>
        <w:r>
          <w:rPr>
            <w:noProof/>
          </w:rPr>
          <w:instrText>HYPERLINK \l "_Toc470788058"</w:instrText>
        </w:r>
        <w:r w:rsidRPr="002856A8">
          <w:rPr>
            <w:rStyle w:val="Hyperlink"/>
            <w:noProof/>
          </w:rPr>
          <w:instrText xml:space="preserve"> </w:instrText>
        </w:r>
        <w:r w:rsidRPr="002856A8">
          <w:rPr>
            <w:rStyle w:val="Hyperlink"/>
            <w:noProof/>
          </w:rPr>
          <w:fldChar w:fldCharType="separate"/>
        </w:r>
        <w:r w:rsidRPr="002856A8">
          <w:rPr>
            <w:rStyle w:val="Hyperlink"/>
            <w:noProof/>
          </w:rPr>
          <w:t>6</w:t>
        </w:r>
        <w:r>
          <w:rPr>
            <w:rFonts w:asciiTheme="minorHAnsi" w:eastAsiaTheme="minorEastAsia" w:hAnsiTheme="minorHAnsi" w:cstheme="minorBidi"/>
            <w:noProof/>
            <w:kern w:val="0"/>
            <w:sz w:val="22"/>
            <w:szCs w:val="22"/>
          </w:rPr>
          <w:tab/>
        </w:r>
        <w:r w:rsidRPr="002856A8">
          <w:rPr>
            <w:rStyle w:val="Hyperlink"/>
            <w:rFonts w:hint="eastAsia"/>
            <w:noProof/>
          </w:rPr>
          <w:t>测试关键点</w:t>
        </w:r>
        <w:r>
          <w:rPr>
            <w:noProof/>
            <w:webHidden/>
          </w:rPr>
          <w:tab/>
        </w:r>
        <w:r>
          <w:rPr>
            <w:noProof/>
            <w:webHidden/>
          </w:rPr>
          <w:fldChar w:fldCharType="begin"/>
        </w:r>
        <w:r>
          <w:rPr>
            <w:noProof/>
            <w:webHidden/>
          </w:rPr>
          <w:instrText xml:space="preserve"> PAGEREF _Toc470788058 \h </w:instrText>
        </w:r>
      </w:ins>
      <w:r>
        <w:rPr>
          <w:noProof/>
          <w:webHidden/>
        </w:rPr>
      </w:r>
      <w:r>
        <w:rPr>
          <w:noProof/>
          <w:webHidden/>
        </w:rPr>
        <w:fldChar w:fldCharType="separate"/>
      </w:r>
      <w:ins w:id="103" w:author="Alana Chen" w:date="2016-12-29T15:18:00Z">
        <w:r>
          <w:rPr>
            <w:noProof/>
            <w:webHidden/>
          </w:rPr>
          <w:t>28</w:t>
        </w:r>
        <w:r>
          <w:rPr>
            <w:noProof/>
            <w:webHidden/>
          </w:rPr>
          <w:fldChar w:fldCharType="end"/>
        </w:r>
        <w:r w:rsidRPr="002856A8">
          <w:rPr>
            <w:rStyle w:val="Hyperlink"/>
            <w:noProof/>
          </w:rPr>
          <w:fldChar w:fldCharType="end"/>
        </w:r>
      </w:ins>
    </w:p>
    <w:p w:rsidR="00B1529D" w:rsidRDefault="00B1529D">
      <w:pPr>
        <w:pStyle w:val="TOC1"/>
        <w:rPr>
          <w:ins w:id="104" w:author="Alana Chen" w:date="2016-12-29T15:18:00Z"/>
          <w:rFonts w:asciiTheme="minorHAnsi" w:eastAsiaTheme="minorEastAsia" w:hAnsiTheme="minorHAnsi" w:cstheme="minorBidi"/>
          <w:noProof/>
          <w:kern w:val="0"/>
          <w:sz w:val="22"/>
          <w:szCs w:val="22"/>
        </w:rPr>
      </w:pPr>
      <w:ins w:id="105" w:author="Alana Chen" w:date="2016-12-29T15:18:00Z">
        <w:r w:rsidRPr="002856A8">
          <w:rPr>
            <w:rStyle w:val="Hyperlink"/>
            <w:noProof/>
          </w:rPr>
          <w:fldChar w:fldCharType="begin"/>
        </w:r>
        <w:r w:rsidRPr="002856A8">
          <w:rPr>
            <w:rStyle w:val="Hyperlink"/>
            <w:noProof/>
          </w:rPr>
          <w:instrText xml:space="preserve"> </w:instrText>
        </w:r>
        <w:r>
          <w:rPr>
            <w:noProof/>
          </w:rPr>
          <w:instrText>HYPERLINK \l "_Toc470788059"</w:instrText>
        </w:r>
        <w:r w:rsidRPr="002856A8">
          <w:rPr>
            <w:rStyle w:val="Hyperlink"/>
            <w:noProof/>
          </w:rPr>
          <w:instrText xml:space="preserve"> </w:instrText>
        </w:r>
        <w:r w:rsidRPr="002856A8">
          <w:rPr>
            <w:rStyle w:val="Hyperlink"/>
            <w:noProof/>
          </w:rPr>
          <w:fldChar w:fldCharType="separate"/>
        </w:r>
        <w:r w:rsidRPr="002856A8">
          <w:rPr>
            <w:rStyle w:val="Hyperlink"/>
            <w:noProof/>
          </w:rPr>
          <w:t>7</w:t>
        </w:r>
        <w:r>
          <w:rPr>
            <w:rFonts w:asciiTheme="minorHAnsi" w:eastAsiaTheme="minorEastAsia" w:hAnsiTheme="minorHAnsi" w:cstheme="minorBidi"/>
            <w:noProof/>
            <w:kern w:val="0"/>
            <w:sz w:val="22"/>
            <w:szCs w:val="22"/>
          </w:rPr>
          <w:tab/>
        </w:r>
        <w:r w:rsidRPr="002856A8">
          <w:rPr>
            <w:rStyle w:val="Hyperlink"/>
            <w:rFonts w:hint="eastAsia"/>
            <w:noProof/>
          </w:rPr>
          <w:t>特别说明</w:t>
        </w:r>
        <w:r>
          <w:rPr>
            <w:noProof/>
            <w:webHidden/>
          </w:rPr>
          <w:tab/>
        </w:r>
        <w:r>
          <w:rPr>
            <w:noProof/>
            <w:webHidden/>
          </w:rPr>
          <w:fldChar w:fldCharType="begin"/>
        </w:r>
        <w:r>
          <w:rPr>
            <w:noProof/>
            <w:webHidden/>
          </w:rPr>
          <w:instrText xml:space="preserve"> PAGEREF _Toc470788059 \h </w:instrText>
        </w:r>
      </w:ins>
      <w:r>
        <w:rPr>
          <w:noProof/>
          <w:webHidden/>
        </w:rPr>
      </w:r>
      <w:r>
        <w:rPr>
          <w:noProof/>
          <w:webHidden/>
        </w:rPr>
        <w:fldChar w:fldCharType="separate"/>
      </w:r>
      <w:ins w:id="106" w:author="Alana Chen" w:date="2016-12-29T15:18:00Z">
        <w:r>
          <w:rPr>
            <w:noProof/>
            <w:webHidden/>
          </w:rPr>
          <w:t>28</w:t>
        </w:r>
        <w:r>
          <w:rPr>
            <w:noProof/>
            <w:webHidden/>
          </w:rPr>
          <w:fldChar w:fldCharType="end"/>
        </w:r>
        <w:r w:rsidRPr="002856A8">
          <w:rPr>
            <w:rStyle w:val="Hyperlink"/>
            <w:noProof/>
          </w:rPr>
          <w:fldChar w:fldCharType="end"/>
        </w:r>
      </w:ins>
    </w:p>
    <w:p w:rsidR="00B1529D" w:rsidRDefault="00B1529D">
      <w:pPr>
        <w:pStyle w:val="TOC1"/>
        <w:rPr>
          <w:ins w:id="107" w:author="Alana Chen" w:date="2016-12-29T15:18:00Z"/>
          <w:rFonts w:asciiTheme="minorHAnsi" w:eastAsiaTheme="minorEastAsia" w:hAnsiTheme="minorHAnsi" w:cstheme="minorBidi"/>
          <w:noProof/>
          <w:kern w:val="0"/>
          <w:sz w:val="22"/>
          <w:szCs w:val="22"/>
        </w:rPr>
      </w:pPr>
      <w:ins w:id="108" w:author="Alana Chen" w:date="2016-12-29T15:18:00Z">
        <w:r w:rsidRPr="002856A8">
          <w:rPr>
            <w:rStyle w:val="Hyperlink"/>
            <w:noProof/>
          </w:rPr>
          <w:fldChar w:fldCharType="begin"/>
        </w:r>
        <w:r w:rsidRPr="002856A8">
          <w:rPr>
            <w:rStyle w:val="Hyperlink"/>
            <w:noProof/>
          </w:rPr>
          <w:instrText xml:space="preserve"> </w:instrText>
        </w:r>
        <w:r>
          <w:rPr>
            <w:noProof/>
          </w:rPr>
          <w:instrText>HYPERLINK \l "_Toc470788060"</w:instrText>
        </w:r>
        <w:r w:rsidRPr="002856A8">
          <w:rPr>
            <w:rStyle w:val="Hyperlink"/>
            <w:noProof/>
          </w:rPr>
          <w:instrText xml:space="preserve"> </w:instrText>
        </w:r>
        <w:r w:rsidRPr="002856A8">
          <w:rPr>
            <w:rStyle w:val="Hyperlink"/>
            <w:noProof/>
          </w:rPr>
          <w:fldChar w:fldCharType="separate"/>
        </w:r>
        <w:r w:rsidRPr="002856A8">
          <w:rPr>
            <w:rStyle w:val="Hyperlink"/>
            <w:noProof/>
          </w:rPr>
          <w:t>8</w:t>
        </w:r>
        <w:r>
          <w:rPr>
            <w:rFonts w:asciiTheme="minorHAnsi" w:eastAsiaTheme="minorEastAsia" w:hAnsiTheme="minorHAnsi" w:cstheme="minorBidi"/>
            <w:noProof/>
            <w:kern w:val="0"/>
            <w:sz w:val="22"/>
            <w:szCs w:val="22"/>
          </w:rPr>
          <w:tab/>
        </w:r>
        <w:r w:rsidRPr="002856A8">
          <w:rPr>
            <w:rStyle w:val="Hyperlink"/>
            <w:rFonts w:hint="eastAsia"/>
            <w:noProof/>
          </w:rPr>
          <w:t>参考文档</w:t>
        </w:r>
        <w:r>
          <w:rPr>
            <w:noProof/>
            <w:webHidden/>
          </w:rPr>
          <w:tab/>
        </w:r>
        <w:r>
          <w:rPr>
            <w:noProof/>
            <w:webHidden/>
          </w:rPr>
          <w:fldChar w:fldCharType="begin"/>
        </w:r>
        <w:r>
          <w:rPr>
            <w:noProof/>
            <w:webHidden/>
          </w:rPr>
          <w:instrText xml:space="preserve"> PAGEREF _Toc470788060 \h </w:instrText>
        </w:r>
      </w:ins>
      <w:r>
        <w:rPr>
          <w:noProof/>
          <w:webHidden/>
        </w:rPr>
      </w:r>
      <w:r>
        <w:rPr>
          <w:noProof/>
          <w:webHidden/>
        </w:rPr>
        <w:fldChar w:fldCharType="separate"/>
      </w:r>
      <w:ins w:id="109" w:author="Alana Chen" w:date="2016-12-29T15:18:00Z">
        <w:r>
          <w:rPr>
            <w:noProof/>
            <w:webHidden/>
          </w:rPr>
          <w:t>28</w:t>
        </w:r>
        <w:r>
          <w:rPr>
            <w:noProof/>
            <w:webHidden/>
          </w:rPr>
          <w:fldChar w:fldCharType="end"/>
        </w:r>
        <w:r w:rsidRPr="002856A8">
          <w:rPr>
            <w:rStyle w:val="Hyperlink"/>
            <w:noProof/>
          </w:rPr>
          <w:fldChar w:fldCharType="end"/>
        </w:r>
      </w:ins>
    </w:p>
    <w:p w:rsidR="009D70FD" w:rsidDel="00B1529D" w:rsidRDefault="009D70FD">
      <w:pPr>
        <w:pStyle w:val="TOC1"/>
        <w:rPr>
          <w:del w:id="110" w:author="Alana Chen" w:date="2016-12-29T15:18:00Z"/>
          <w:rFonts w:asciiTheme="minorHAnsi" w:eastAsiaTheme="minorEastAsia" w:hAnsiTheme="minorHAnsi" w:cstheme="minorBidi"/>
          <w:noProof/>
          <w:kern w:val="0"/>
          <w:sz w:val="22"/>
          <w:szCs w:val="22"/>
        </w:rPr>
      </w:pPr>
      <w:del w:id="111" w:author="Alana Chen" w:date="2016-12-29T15:18:00Z">
        <w:r w:rsidRPr="00B1529D" w:rsidDel="00B1529D">
          <w:rPr>
            <w:rStyle w:val="Hyperlink"/>
            <w:noProof/>
          </w:rPr>
          <w:delText>1</w:delText>
        </w:r>
        <w:r w:rsidDel="00B1529D">
          <w:rPr>
            <w:rFonts w:asciiTheme="minorHAnsi" w:eastAsiaTheme="minorEastAsia" w:hAnsiTheme="minorHAnsi" w:cstheme="minorBidi"/>
            <w:noProof/>
            <w:kern w:val="0"/>
            <w:sz w:val="22"/>
            <w:szCs w:val="22"/>
          </w:rPr>
          <w:tab/>
        </w:r>
        <w:r w:rsidRPr="00B1529D" w:rsidDel="00B1529D">
          <w:rPr>
            <w:rStyle w:val="Hyperlink"/>
            <w:rFonts w:hint="eastAsia"/>
            <w:noProof/>
          </w:rPr>
          <w:delText>需求提出原因</w:delText>
        </w:r>
        <w:r w:rsidDel="00B1529D">
          <w:rPr>
            <w:noProof/>
            <w:webHidden/>
          </w:rPr>
          <w:tab/>
          <w:delText>1</w:delText>
        </w:r>
      </w:del>
    </w:p>
    <w:p w:rsidR="009D70FD" w:rsidDel="00B1529D" w:rsidRDefault="009D70FD">
      <w:pPr>
        <w:pStyle w:val="TOC1"/>
        <w:rPr>
          <w:del w:id="112" w:author="Alana Chen" w:date="2016-12-29T15:18:00Z"/>
          <w:rFonts w:asciiTheme="minorHAnsi" w:eastAsiaTheme="minorEastAsia" w:hAnsiTheme="minorHAnsi" w:cstheme="minorBidi"/>
          <w:noProof/>
          <w:kern w:val="0"/>
          <w:sz w:val="22"/>
          <w:szCs w:val="22"/>
        </w:rPr>
      </w:pPr>
      <w:del w:id="113" w:author="Alana Chen" w:date="2016-12-29T15:18:00Z">
        <w:r w:rsidRPr="00B1529D" w:rsidDel="00B1529D">
          <w:rPr>
            <w:rStyle w:val="Hyperlink"/>
            <w:noProof/>
          </w:rPr>
          <w:delText>2</w:delText>
        </w:r>
        <w:r w:rsidDel="00B1529D">
          <w:rPr>
            <w:rFonts w:asciiTheme="minorHAnsi" w:eastAsiaTheme="minorEastAsia" w:hAnsiTheme="minorHAnsi" w:cstheme="minorBidi"/>
            <w:noProof/>
            <w:kern w:val="0"/>
            <w:sz w:val="22"/>
            <w:szCs w:val="22"/>
          </w:rPr>
          <w:tab/>
        </w:r>
        <w:r w:rsidRPr="00B1529D" w:rsidDel="00B1529D">
          <w:rPr>
            <w:rStyle w:val="Hyperlink"/>
            <w:rFonts w:hint="eastAsia"/>
            <w:noProof/>
          </w:rPr>
          <w:delText>需求描述</w:delText>
        </w:r>
        <w:r w:rsidDel="00B1529D">
          <w:rPr>
            <w:noProof/>
            <w:webHidden/>
          </w:rPr>
          <w:tab/>
          <w:delText>1</w:delText>
        </w:r>
      </w:del>
    </w:p>
    <w:p w:rsidR="009D70FD" w:rsidDel="00B1529D" w:rsidRDefault="009D70FD">
      <w:pPr>
        <w:pStyle w:val="TOC1"/>
        <w:rPr>
          <w:del w:id="114" w:author="Alana Chen" w:date="2016-12-29T15:18:00Z"/>
          <w:rFonts w:asciiTheme="minorHAnsi" w:eastAsiaTheme="minorEastAsia" w:hAnsiTheme="minorHAnsi" w:cstheme="minorBidi"/>
          <w:noProof/>
          <w:kern w:val="0"/>
          <w:sz w:val="22"/>
          <w:szCs w:val="22"/>
        </w:rPr>
      </w:pPr>
      <w:del w:id="115" w:author="Alana Chen" w:date="2016-12-29T15:18:00Z">
        <w:r w:rsidRPr="00B1529D" w:rsidDel="00B1529D">
          <w:rPr>
            <w:rStyle w:val="Hyperlink"/>
            <w:noProof/>
          </w:rPr>
          <w:delText>3</w:delText>
        </w:r>
        <w:r w:rsidDel="00B1529D">
          <w:rPr>
            <w:rFonts w:asciiTheme="minorHAnsi" w:eastAsiaTheme="minorEastAsia" w:hAnsiTheme="minorHAnsi" w:cstheme="minorBidi"/>
            <w:noProof/>
            <w:kern w:val="0"/>
            <w:sz w:val="22"/>
            <w:szCs w:val="22"/>
          </w:rPr>
          <w:tab/>
        </w:r>
        <w:r w:rsidRPr="00B1529D" w:rsidDel="00B1529D">
          <w:rPr>
            <w:rStyle w:val="Hyperlink"/>
            <w:rFonts w:hint="eastAsia"/>
            <w:noProof/>
          </w:rPr>
          <w:delText>需求范围</w:delText>
        </w:r>
        <w:r w:rsidDel="00B1529D">
          <w:rPr>
            <w:noProof/>
            <w:webHidden/>
          </w:rPr>
          <w:tab/>
          <w:delText>1</w:delText>
        </w:r>
      </w:del>
    </w:p>
    <w:p w:rsidR="009D70FD" w:rsidDel="00B1529D" w:rsidRDefault="009D70FD" w:rsidP="009D70FD">
      <w:pPr>
        <w:pStyle w:val="TOC2"/>
        <w:ind w:left="189"/>
        <w:rPr>
          <w:del w:id="116" w:author="Alana Chen" w:date="2016-12-29T15:18:00Z"/>
          <w:rFonts w:asciiTheme="minorHAnsi" w:eastAsiaTheme="minorEastAsia" w:hAnsiTheme="minorHAnsi" w:cstheme="minorBidi"/>
          <w:noProof/>
          <w:kern w:val="0"/>
          <w:sz w:val="22"/>
          <w:szCs w:val="22"/>
        </w:rPr>
      </w:pPr>
      <w:del w:id="117" w:author="Alana Chen" w:date="2016-12-29T15:18:00Z">
        <w:r w:rsidRPr="00B1529D" w:rsidDel="00B1529D">
          <w:rPr>
            <w:rStyle w:val="Hyperlink"/>
            <w:noProof/>
          </w:rPr>
          <w:delText>3.1</w:delText>
        </w:r>
        <w:r w:rsidDel="00B1529D">
          <w:rPr>
            <w:rFonts w:asciiTheme="minorHAnsi" w:eastAsiaTheme="minorEastAsia" w:hAnsiTheme="minorHAnsi" w:cstheme="minorBidi"/>
            <w:noProof/>
            <w:kern w:val="0"/>
            <w:sz w:val="22"/>
            <w:szCs w:val="22"/>
          </w:rPr>
          <w:tab/>
        </w:r>
        <w:r w:rsidRPr="00B1529D" w:rsidDel="00B1529D">
          <w:rPr>
            <w:rStyle w:val="Hyperlink"/>
            <w:rFonts w:hint="eastAsia"/>
            <w:noProof/>
          </w:rPr>
          <w:delText>本次需求处理内容</w:delText>
        </w:r>
        <w:r w:rsidDel="00B1529D">
          <w:rPr>
            <w:noProof/>
            <w:webHidden/>
          </w:rPr>
          <w:tab/>
          <w:delText>1</w:delText>
        </w:r>
      </w:del>
    </w:p>
    <w:p w:rsidR="009D70FD" w:rsidDel="00B1529D" w:rsidRDefault="009D70FD">
      <w:pPr>
        <w:pStyle w:val="TOC2"/>
        <w:ind w:left="189"/>
        <w:rPr>
          <w:del w:id="118" w:author="Alana Chen" w:date="2016-12-29T15:18:00Z"/>
          <w:rFonts w:asciiTheme="minorHAnsi" w:eastAsiaTheme="minorEastAsia" w:hAnsiTheme="minorHAnsi" w:cstheme="minorBidi"/>
          <w:noProof/>
          <w:kern w:val="0"/>
          <w:sz w:val="22"/>
          <w:szCs w:val="22"/>
        </w:rPr>
      </w:pPr>
      <w:del w:id="119" w:author="Alana Chen" w:date="2016-12-29T15:18:00Z">
        <w:r w:rsidRPr="00B1529D" w:rsidDel="00B1529D">
          <w:rPr>
            <w:rStyle w:val="Hyperlink"/>
            <w:noProof/>
          </w:rPr>
          <w:delText>3.2</w:delText>
        </w:r>
        <w:r w:rsidDel="00B1529D">
          <w:rPr>
            <w:rFonts w:asciiTheme="minorHAnsi" w:eastAsiaTheme="minorEastAsia" w:hAnsiTheme="minorHAnsi" w:cstheme="minorBidi"/>
            <w:noProof/>
            <w:kern w:val="0"/>
            <w:sz w:val="22"/>
            <w:szCs w:val="22"/>
          </w:rPr>
          <w:tab/>
        </w:r>
        <w:r w:rsidRPr="00B1529D" w:rsidDel="00B1529D">
          <w:rPr>
            <w:rStyle w:val="Hyperlink"/>
            <w:rFonts w:hint="eastAsia"/>
            <w:noProof/>
          </w:rPr>
          <w:delText>本次不涉及内容</w:delText>
        </w:r>
        <w:r w:rsidDel="00B1529D">
          <w:rPr>
            <w:noProof/>
            <w:webHidden/>
          </w:rPr>
          <w:tab/>
          <w:delText>1</w:delText>
        </w:r>
      </w:del>
    </w:p>
    <w:p w:rsidR="009D70FD" w:rsidDel="00B1529D" w:rsidRDefault="009D70FD">
      <w:pPr>
        <w:pStyle w:val="TOC1"/>
        <w:rPr>
          <w:del w:id="120" w:author="Alana Chen" w:date="2016-12-29T15:18:00Z"/>
          <w:rFonts w:asciiTheme="minorHAnsi" w:eastAsiaTheme="minorEastAsia" w:hAnsiTheme="minorHAnsi" w:cstheme="minorBidi"/>
          <w:noProof/>
          <w:kern w:val="0"/>
          <w:sz w:val="22"/>
          <w:szCs w:val="22"/>
        </w:rPr>
      </w:pPr>
      <w:del w:id="121" w:author="Alana Chen" w:date="2016-12-29T15:18:00Z">
        <w:r w:rsidRPr="00B1529D" w:rsidDel="00B1529D">
          <w:rPr>
            <w:rStyle w:val="Hyperlink"/>
            <w:noProof/>
          </w:rPr>
          <w:delText>4</w:delText>
        </w:r>
        <w:r w:rsidDel="00B1529D">
          <w:rPr>
            <w:rFonts w:asciiTheme="minorHAnsi" w:eastAsiaTheme="minorEastAsia" w:hAnsiTheme="minorHAnsi" w:cstheme="minorBidi"/>
            <w:noProof/>
            <w:kern w:val="0"/>
            <w:sz w:val="22"/>
            <w:szCs w:val="22"/>
          </w:rPr>
          <w:tab/>
        </w:r>
        <w:r w:rsidRPr="00B1529D" w:rsidDel="00B1529D">
          <w:rPr>
            <w:rStyle w:val="Hyperlink"/>
            <w:rFonts w:hint="eastAsia"/>
            <w:noProof/>
          </w:rPr>
          <w:delText>系统现状</w:delText>
        </w:r>
        <w:r w:rsidDel="00B1529D">
          <w:rPr>
            <w:noProof/>
            <w:webHidden/>
          </w:rPr>
          <w:tab/>
          <w:delText>1</w:delText>
        </w:r>
      </w:del>
    </w:p>
    <w:p w:rsidR="009D70FD" w:rsidDel="00B1529D" w:rsidRDefault="009D70FD">
      <w:pPr>
        <w:pStyle w:val="TOC1"/>
        <w:rPr>
          <w:del w:id="122" w:author="Alana Chen" w:date="2016-12-29T15:18:00Z"/>
          <w:rFonts w:asciiTheme="minorHAnsi" w:eastAsiaTheme="minorEastAsia" w:hAnsiTheme="minorHAnsi" w:cstheme="minorBidi"/>
          <w:noProof/>
          <w:kern w:val="0"/>
          <w:sz w:val="22"/>
          <w:szCs w:val="22"/>
        </w:rPr>
      </w:pPr>
      <w:del w:id="123" w:author="Alana Chen" w:date="2016-12-29T15:18:00Z">
        <w:r w:rsidRPr="00B1529D" w:rsidDel="00B1529D">
          <w:rPr>
            <w:rStyle w:val="Hyperlink"/>
            <w:noProof/>
          </w:rPr>
          <w:delText>5</w:delText>
        </w:r>
        <w:r w:rsidDel="00B1529D">
          <w:rPr>
            <w:rFonts w:asciiTheme="minorHAnsi" w:eastAsiaTheme="minorEastAsia" w:hAnsiTheme="minorHAnsi" w:cstheme="minorBidi"/>
            <w:noProof/>
            <w:kern w:val="0"/>
            <w:sz w:val="22"/>
            <w:szCs w:val="22"/>
          </w:rPr>
          <w:tab/>
        </w:r>
        <w:r w:rsidRPr="00B1529D" w:rsidDel="00B1529D">
          <w:rPr>
            <w:rStyle w:val="Hyperlink"/>
            <w:rFonts w:hint="eastAsia"/>
            <w:noProof/>
          </w:rPr>
          <w:delText>解决方案</w:delText>
        </w:r>
        <w:r w:rsidDel="00B1529D">
          <w:rPr>
            <w:noProof/>
            <w:webHidden/>
          </w:rPr>
          <w:tab/>
          <w:delText>1</w:delText>
        </w:r>
      </w:del>
    </w:p>
    <w:p w:rsidR="009D70FD" w:rsidDel="00B1529D" w:rsidRDefault="009D70FD" w:rsidP="009D70FD">
      <w:pPr>
        <w:pStyle w:val="TOC2"/>
        <w:ind w:left="189"/>
        <w:rPr>
          <w:del w:id="124" w:author="Alana Chen" w:date="2016-12-29T15:18:00Z"/>
          <w:rFonts w:asciiTheme="minorHAnsi" w:eastAsiaTheme="minorEastAsia" w:hAnsiTheme="minorHAnsi" w:cstheme="minorBidi"/>
          <w:noProof/>
          <w:kern w:val="0"/>
          <w:sz w:val="22"/>
          <w:szCs w:val="22"/>
        </w:rPr>
      </w:pPr>
      <w:del w:id="125" w:author="Alana Chen" w:date="2016-12-29T15:18:00Z">
        <w:r w:rsidRPr="00B1529D" w:rsidDel="00B1529D">
          <w:rPr>
            <w:rStyle w:val="Hyperlink"/>
            <w:noProof/>
          </w:rPr>
          <w:delText>5.1</w:delText>
        </w:r>
        <w:r w:rsidDel="00B1529D">
          <w:rPr>
            <w:rFonts w:asciiTheme="minorHAnsi" w:eastAsiaTheme="minorEastAsia" w:hAnsiTheme="minorHAnsi" w:cstheme="minorBidi"/>
            <w:noProof/>
            <w:kern w:val="0"/>
            <w:sz w:val="22"/>
            <w:szCs w:val="22"/>
          </w:rPr>
          <w:tab/>
        </w:r>
        <w:r w:rsidRPr="00B1529D" w:rsidDel="00B1529D">
          <w:rPr>
            <w:rStyle w:val="Hyperlink"/>
            <w:rFonts w:hint="eastAsia"/>
            <w:noProof/>
          </w:rPr>
          <w:delText>续保</w:delText>
        </w:r>
        <w:r w:rsidDel="00B1529D">
          <w:rPr>
            <w:noProof/>
            <w:webHidden/>
          </w:rPr>
          <w:tab/>
          <w:delText>1</w:delText>
        </w:r>
      </w:del>
    </w:p>
    <w:p w:rsidR="009D70FD" w:rsidDel="00B1529D" w:rsidRDefault="009D70FD">
      <w:pPr>
        <w:pStyle w:val="TOC3"/>
        <w:ind w:left="567"/>
        <w:rPr>
          <w:del w:id="126" w:author="Alana Chen" w:date="2016-12-29T15:18:00Z"/>
          <w:rFonts w:asciiTheme="minorHAnsi" w:eastAsiaTheme="minorEastAsia" w:hAnsiTheme="minorHAnsi" w:cstheme="minorBidi"/>
          <w:noProof/>
          <w:kern w:val="0"/>
          <w:sz w:val="22"/>
          <w:szCs w:val="22"/>
        </w:rPr>
      </w:pPr>
      <w:del w:id="127" w:author="Alana Chen" w:date="2016-12-29T15:18:00Z">
        <w:r w:rsidRPr="00B1529D" w:rsidDel="00B1529D">
          <w:rPr>
            <w:rStyle w:val="Hyperlink"/>
            <w:noProof/>
          </w:rPr>
          <w:delText>5.1.1</w:delText>
        </w:r>
        <w:r w:rsidDel="00B1529D">
          <w:rPr>
            <w:rFonts w:asciiTheme="minorHAnsi" w:eastAsiaTheme="minorEastAsia" w:hAnsiTheme="minorHAnsi" w:cstheme="minorBidi"/>
            <w:noProof/>
            <w:kern w:val="0"/>
            <w:sz w:val="22"/>
            <w:szCs w:val="22"/>
          </w:rPr>
          <w:tab/>
        </w:r>
        <w:r w:rsidRPr="00B1529D" w:rsidDel="00B1529D">
          <w:rPr>
            <w:rStyle w:val="Hyperlink"/>
            <w:rFonts w:hint="eastAsia"/>
            <w:noProof/>
          </w:rPr>
          <w:delText>条款规定</w:delText>
        </w:r>
        <w:r w:rsidDel="00B1529D">
          <w:rPr>
            <w:noProof/>
            <w:webHidden/>
          </w:rPr>
          <w:tab/>
          <w:delText>1</w:delText>
        </w:r>
      </w:del>
    </w:p>
    <w:p w:rsidR="009D70FD" w:rsidDel="00B1529D" w:rsidRDefault="009D70FD">
      <w:pPr>
        <w:pStyle w:val="TOC3"/>
        <w:ind w:left="567"/>
        <w:rPr>
          <w:del w:id="128" w:author="Alana Chen" w:date="2016-12-29T15:18:00Z"/>
          <w:rFonts w:asciiTheme="minorHAnsi" w:eastAsiaTheme="minorEastAsia" w:hAnsiTheme="minorHAnsi" w:cstheme="minorBidi"/>
          <w:noProof/>
          <w:kern w:val="0"/>
          <w:sz w:val="22"/>
          <w:szCs w:val="22"/>
        </w:rPr>
      </w:pPr>
      <w:del w:id="129" w:author="Alana Chen" w:date="2016-12-29T15:18:00Z">
        <w:r w:rsidRPr="00B1529D" w:rsidDel="00B1529D">
          <w:rPr>
            <w:rStyle w:val="Hyperlink"/>
            <w:noProof/>
          </w:rPr>
          <w:delText>5.1.2</w:delText>
        </w:r>
        <w:r w:rsidDel="00B1529D">
          <w:rPr>
            <w:rFonts w:asciiTheme="minorHAnsi" w:eastAsiaTheme="minorEastAsia" w:hAnsiTheme="minorHAnsi" w:cstheme="minorBidi"/>
            <w:noProof/>
            <w:kern w:val="0"/>
            <w:sz w:val="22"/>
            <w:szCs w:val="22"/>
          </w:rPr>
          <w:tab/>
        </w:r>
        <w:r w:rsidRPr="00B1529D" w:rsidDel="00B1529D">
          <w:rPr>
            <w:rStyle w:val="Hyperlink"/>
            <w:rFonts w:hint="eastAsia"/>
            <w:noProof/>
          </w:rPr>
          <w:delText>系统开发</w:delText>
        </w:r>
        <w:r w:rsidDel="00B1529D">
          <w:rPr>
            <w:noProof/>
            <w:webHidden/>
          </w:rPr>
          <w:tab/>
          <w:delText>2</w:delText>
        </w:r>
      </w:del>
    </w:p>
    <w:p w:rsidR="009D70FD" w:rsidDel="00B1529D" w:rsidRDefault="009D70FD">
      <w:pPr>
        <w:pStyle w:val="TOC2"/>
        <w:ind w:left="189"/>
        <w:rPr>
          <w:del w:id="130" w:author="Alana Chen" w:date="2016-12-29T15:18:00Z"/>
          <w:rFonts w:asciiTheme="minorHAnsi" w:eastAsiaTheme="minorEastAsia" w:hAnsiTheme="minorHAnsi" w:cstheme="minorBidi"/>
          <w:noProof/>
          <w:kern w:val="0"/>
          <w:sz w:val="22"/>
          <w:szCs w:val="22"/>
        </w:rPr>
      </w:pPr>
      <w:del w:id="131" w:author="Alana Chen" w:date="2016-12-29T15:18:00Z">
        <w:r w:rsidRPr="00B1529D" w:rsidDel="00B1529D">
          <w:rPr>
            <w:rStyle w:val="Hyperlink"/>
            <w:noProof/>
          </w:rPr>
          <w:delText>5.2</w:delText>
        </w:r>
        <w:r w:rsidDel="00B1529D">
          <w:rPr>
            <w:rFonts w:asciiTheme="minorHAnsi" w:eastAsiaTheme="minorEastAsia" w:hAnsiTheme="minorHAnsi" w:cstheme="minorBidi"/>
            <w:noProof/>
            <w:kern w:val="0"/>
            <w:sz w:val="22"/>
            <w:szCs w:val="22"/>
          </w:rPr>
          <w:tab/>
        </w:r>
        <w:r w:rsidRPr="00B1529D" w:rsidDel="00B1529D">
          <w:rPr>
            <w:rStyle w:val="Hyperlink"/>
            <w:rFonts w:hint="eastAsia"/>
            <w:noProof/>
          </w:rPr>
          <w:delText>保全</w:delText>
        </w:r>
        <w:r w:rsidDel="00B1529D">
          <w:rPr>
            <w:noProof/>
            <w:webHidden/>
          </w:rPr>
          <w:tab/>
          <w:delText>5</w:delText>
        </w:r>
      </w:del>
    </w:p>
    <w:p w:rsidR="009D70FD" w:rsidDel="00B1529D" w:rsidRDefault="009D70FD">
      <w:pPr>
        <w:pStyle w:val="TOC3"/>
        <w:ind w:left="567"/>
        <w:rPr>
          <w:del w:id="132" w:author="Alana Chen" w:date="2016-12-29T15:18:00Z"/>
          <w:rFonts w:asciiTheme="minorHAnsi" w:eastAsiaTheme="minorEastAsia" w:hAnsiTheme="minorHAnsi" w:cstheme="minorBidi"/>
          <w:noProof/>
          <w:kern w:val="0"/>
          <w:sz w:val="22"/>
          <w:szCs w:val="22"/>
        </w:rPr>
      </w:pPr>
      <w:del w:id="133" w:author="Alana Chen" w:date="2016-12-29T15:18:00Z">
        <w:r w:rsidRPr="00B1529D" w:rsidDel="00B1529D">
          <w:rPr>
            <w:rStyle w:val="Hyperlink"/>
            <w:noProof/>
          </w:rPr>
          <w:delText>5.2.1</w:delText>
        </w:r>
        <w:r w:rsidDel="00B1529D">
          <w:rPr>
            <w:rFonts w:asciiTheme="minorHAnsi" w:eastAsiaTheme="minorEastAsia" w:hAnsiTheme="minorHAnsi" w:cstheme="minorBidi"/>
            <w:noProof/>
            <w:kern w:val="0"/>
            <w:sz w:val="22"/>
            <w:szCs w:val="22"/>
          </w:rPr>
          <w:tab/>
        </w:r>
        <w:r w:rsidRPr="00B1529D" w:rsidDel="00B1529D">
          <w:rPr>
            <w:rStyle w:val="Hyperlink"/>
            <w:rFonts w:hint="eastAsia"/>
            <w:noProof/>
          </w:rPr>
          <w:delText>业务规则</w:delText>
        </w:r>
        <w:r w:rsidDel="00B1529D">
          <w:rPr>
            <w:noProof/>
            <w:webHidden/>
          </w:rPr>
          <w:tab/>
          <w:delText>5</w:delText>
        </w:r>
      </w:del>
    </w:p>
    <w:p w:rsidR="009D70FD" w:rsidDel="00B1529D" w:rsidRDefault="009D70FD">
      <w:pPr>
        <w:pStyle w:val="TOC3"/>
        <w:ind w:left="567"/>
        <w:rPr>
          <w:del w:id="134" w:author="Alana Chen" w:date="2016-12-29T15:18:00Z"/>
          <w:rFonts w:asciiTheme="minorHAnsi" w:eastAsiaTheme="minorEastAsia" w:hAnsiTheme="minorHAnsi" w:cstheme="minorBidi"/>
          <w:noProof/>
          <w:kern w:val="0"/>
          <w:sz w:val="22"/>
          <w:szCs w:val="22"/>
        </w:rPr>
      </w:pPr>
      <w:del w:id="135" w:author="Alana Chen" w:date="2016-12-29T15:18:00Z">
        <w:r w:rsidRPr="00B1529D" w:rsidDel="00B1529D">
          <w:rPr>
            <w:rStyle w:val="Hyperlink"/>
            <w:noProof/>
          </w:rPr>
          <w:delText>5.2.2</w:delText>
        </w:r>
        <w:r w:rsidDel="00B1529D">
          <w:rPr>
            <w:rFonts w:asciiTheme="minorHAnsi" w:eastAsiaTheme="minorEastAsia" w:hAnsiTheme="minorHAnsi" w:cstheme="minorBidi"/>
            <w:noProof/>
            <w:kern w:val="0"/>
            <w:sz w:val="22"/>
            <w:szCs w:val="22"/>
          </w:rPr>
          <w:tab/>
        </w:r>
        <w:r w:rsidRPr="00B1529D" w:rsidDel="00B1529D">
          <w:rPr>
            <w:rStyle w:val="Hyperlink"/>
            <w:rFonts w:hint="eastAsia"/>
            <w:noProof/>
          </w:rPr>
          <w:delText>部分保全项说明</w:delText>
        </w:r>
        <w:r w:rsidDel="00B1529D">
          <w:rPr>
            <w:noProof/>
            <w:webHidden/>
          </w:rPr>
          <w:tab/>
          <w:delText>5</w:delText>
        </w:r>
      </w:del>
    </w:p>
    <w:p w:rsidR="009D70FD" w:rsidDel="00B1529D" w:rsidRDefault="009D70FD">
      <w:pPr>
        <w:pStyle w:val="TOC3"/>
        <w:ind w:left="567"/>
        <w:rPr>
          <w:del w:id="136" w:author="Alana Chen" w:date="2016-12-29T15:18:00Z"/>
          <w:rFonts w:asciiTheme="minorHAnsi" w:eastAsiaTheme="minorEastAsia" w:hAnsiTheme="minorHAnsi" w:cstheme="minorBidi"/>
          <w:noProof/>
          <w:kern w:val="0"/>
          <w:sz w:val="22"/>
          <w:szCs w:val="22"/>
        </w:rPr>
      </w:pPr>
      <w:del w:id="137" w:author="Alana Chen" w:date="2016-12-29T15:18:00Z">
        <w:r w:rsidRPr="00B1529D" w:rsidDel="00B1529D">
          <w:rPr>
            <w:rStyle w:val="Hyperlink"/>
            <w:noProof/>
          </w:rPr>
          <w:delText>5.2.3</w:delText>
        </w:r>
        <w:r w:rsidDel="00B1529D">
          <w:rPr>
            <w:rFonts w:asciiTheme="minorHAnsi" w:eastAsiaTheme="minorEastAsia" w:hAnsiTheme="minorHAnsi" w:cstheme="minorBidi"/>
            <w:noProof/>
            <w:kern w:val="0"/>
            <w:sz w:val="22"/>
            <w:szCs w:val="22"/>
          </w:rPr>
          <w:tab/>
        </w:r>
        <w:r w:rsidRPr="00B1529D" w:rsidDel="00B1529D">
          <w:rPr>
            <w:rStyle w:val="Hyperlink"/>
            <w:rFonts w:hint="eastAsia"/>
            <w:noProof/>
          </w:rPr>
          <w:delText>其他保全项处理</w:delText>
        </w:r>
        <w:r w:rsidDel="00B1529D">
          <w:rPr>
            <w:noProof/>
            <w:webHidden/>
          </w:rPr>
          <w:tab/>
          <w:delText>19</w:delText>
        </w:r>
      </w:del>
    </w:p>
    <w:p w:rsidR="009D70FD" w:rsidDel="00B1529D" w:rsidRDefault="009D70FD">
      <w:pPr>
        <w:pStyle w:val="TOC3"/>
        <w:ind w:left="567"/>
        <w:rPr>
          <w:del w:id="138" w:author="Alana Chen" w:date="2016-12-29T15:18:00Z"/>
          <w:rFonts w:asciiTheme="minorHAnsi" w:eastAsiaTheme="minorEastAsia" w:hAnsiTheme="minorHAnsi" w:cstheme="minorBidi"/>
          <w:noProof/>
          <w:kern w:val="0"/>
          <w:sz w:val="22"/>
          <w:szCs w:val="22"/>
        </w:rPr>
      </w:pPr>
      <w:del w:id="139" w:author="Alana Chen" w:date="2016-12-29T15:18:00Z">
        <w:r w:rsidRPr="00B1529D" w:rsidDel="00B1529D">
          <w:rPr>
            <w:rStyle w:val="Hyperlink"/>
            <w:noProof/>
          </w:rPr>
          <w:delText>5.2.4</w:delText>
        </w:r>
        <w:r w:rsidDel="00B1529D">
          <w:rPr>
            <w:rFonts w:asciiTheme="minorHAnsi" w:eastAsiaTheme="minorEastAsia" w:hAnsiTheme="minorHAnsi" w:cstheme="minorBidi"/>
            <w:noProof/>
            <w:kern w:val="0"/>
            <w:sz w:val="22"/>
            <w:szCs w:val="22"/>
          </w:rPr>
          <w:tab/>
        </w:r>
        <w:r w:rsidRPr="00B1529D" w:rsidDel="00B1529D">
          <w:rPr>
            <w:rStyle w:val="Hyperlink"/>
            <w:rFonts w:hint="eastAsia"/>
            <w:noProof/>
          </w:rPr>
          <w:delText>禁止的保全项</w:delText>
        </w:r>
        <w:r w:rsidDel="00B1529D">
          <w:rPr>
            <w:noProof/>
            <w:webHidden/>
          </w:rPr>
          <w:tab/>
          <w:delText>20</w:delText>
        </w:r>
      </w:del>
    </w:p>
    <w:p w:rsidR="009D70FD" w:rsidDel="00B1529D" w:rsidRDefault="009D70FD">
      <w:pPr>
        <w:pStyle w:val="TOC2"/>
        <w:ind w:left="189"/>
        <w:rPr>
          <w:del w:id="140" w:author="Alana Chen" w:date="2016-12-29T15:18:00Z"/>
          <w:rFonts w:asciiTheme="minorHAnsi" w:eastAsiaTheme="minorEastAsia" w:hAnsiTheme="minorHAnsi" w:cstheme="minorBidi"/>
          <w:noProof/>
          <w:kern w:val="0"/>
          <w:sz w:val="22"/>
          <w:szCs w:val="22"/>
        </w:rPr>
      </w:pPr>
      <w:del w:id="141" w:author="Alana Chen" w:date="2016-12-29T15:18:00Z">
        <w:r w:rsidRPr="00B1529D" w:rsidDel="00B1529D">
          <w:rPr>
            <w:rStyle w:val="Hyperlink"/>
            <w:noProof/>
          </w:rPr>
          <w:lastRenderedPageBreak/>
          <w:delText>5.3</w:delText>
        </w:r>
        <w:r w:rsidDel="00B1529D">
          <w:rPr>
            <w:rFonts w:asciiTheme="minorHAnsi" w:eastAsiaTheme="minorEastAsia" w:hAnsiTheme="minorHAnsi" w:cstheme="minorBidi"/>
            <w:noProof/>
            <w:kern w:val="0"/>
            <w:sz w:val="22"/>
            <w:szCs w:val="22"/>
          </w:rPr>
          <w:tab/>
        </w:r>
        <w:r w:rsidRPr="00B1529D" w:rsidDel="00B1529D">
          <w:rPr>
            <w:rStyle w:val="Hyperlink"/>
            <w:rFonts w:hint="eastAsia"/>
            <w:noProof/>
          </w:rPr>
          <w:delText>理赔</w:delText>
        </w:r>
        <w:r w:rsidDel="00B1529D">
          <w:rPr>
            <w:noProof/>
            <w:webHidden/>
          </w:rPr>
          <w:tab/>
          <w:delText>20</w:delText>
        </w:r>
      </w:del>
    </w:p>
    <w:p w:rsidR="009D70FD" w:rsidDel="00B1529D" w:rsidRDefault="009D70FD">
      <w:pPr>
        <w:pStyle w:val="TOC3"/>
        <w:ind w:left="567"/>
        <w:rPr>
          <w:del w:id="142" w:author="Alana Chen" w:date="2016-12-29T15:18:00Z"/>
          <w:rFonts w:asciiTheme="minorHAnsi" w:eastAsiaTheme="minorEastAsia" w:hAnsiTheme="minorHAnsi" w:cstheme="minorBidi"/>
          <w:noProof/>
          <w:kern w:val="0"/>
          <w:sz w:val="22"/>
          <w:szCs w:val="22"/>
        </w:rPr>
      </w:pPr>
      <w:del w:id="143" w:author="Alana Chen" w:date="2016-12-29T15:18:00Z">
        <w:r w:rsidRPr="00B1529D" w:rsidDel="00B1529D">
          <w:rPr>
            <w:rStyle w:val="Hyperlink"/>
            <w:noProof/>
          </w:rPr>
          <w:delText>5.3.1</w:delText>
        </w:r>
        <w:r w:rsidDel="00B1529D">
          <w:rPr>
            <w:rFonts w:asciiTheme="minorHAnsi" w:eastAsiaTheme="minorEastAsia" w:hAnsiTheme="minorHAnsi" w:cstheme="minorBidi"/>
            <w:noProof/>
            <w:kern w:val="0"/>
            <w:sz w:val="22"/>
            <w:szCs w:val="22"/>
          </w:rPr>
          <w:tab/>
        </w:r>
        <w:r w:rsidRPr="00B1529D" w:rsidDel="00B1529D">
          <w:rPr>
            <w:rStyle w:val="Hyperlink"/>
            <w:rFonts w:hint="eastAsia"/>
            <w:noProof/>
          </w:rPr>
          <w:delText>条款规定</w:delText>
        </w:r>
        <w:r w:rsidDel="00B1529D">
          <w:rPr>
            <w:noProof/>
            <w:webHidden/>
          </w:rPr>
          <w:tab/>
          <w:delText>20</w:delText>
        </w:r>
      </w:del>
    </w:p>
    <w:p w:rsidR="009D70FD" w:rsidDel="00B1529D" w:rsidRDefault="009D70FD">
      <w:pPr>
        <w:pStyle w:val="TOC3"/>
        <w:ind w:left="567"/>
        <w:rPr>
          <w:del w:id="144" w:author="Alana Chen" w:date="2016-12-29T15:18:00Z"/>
          <w:rFonts w:asciiTheme="minorHAnsi" w:eastAsiaTheme="minorEastAsia" w:hAnsiTheme="minorHAnsi" w:cstheme="minorBidi"/>
          <w:noProof/>
          <w:kern w:val="0"/>
          <w:sz w:val="22"/>
          <w:szCs w:val="22"/>
        </w:rPr>
      </w:pPr>
      <w:del w:id="145" w:author="Alana Chen" w:date="2016-12-29T15:18:00Z">
        <w:r w:rsidRPr="00B1529D" w:rsidDel="00B1529D">
          <w:rPr>
            <w:rStyle w:val="Hyperlink"/>
            <w:noProof/>
          </w:rPr>
          <w:delText>5.3.2</w:delText>
        </w:r>
        <w:r w:rsidDel="00B1529D">
          <w:rPr>
            <w:rFonts w:asciiTheme="minorHAnsi" w:eastAsiaTheme="minorEastAsia" w:hAnsiTheme="minorHAnsi" w:cstheme="minorBidi"/>
            <w:noProof/>
            <w:kern w:val="0"/>
            <w:sz w:val="22"/>
            <w:szCs w:val="22"/>
          </w:rPr>
          <w:tab/>
        </w:r>
        <w:r w:rsidRPr="00B1529D" w:rsidDel="00B1529D">
          <w:rPr>
            <w:rStyle w:val="Hyperlink"/>
            <w:rFonts w:hint="eastAsia"/>
            <w:noProof/>
          </w:rPr>
          <w:delText>程序开发</w:delText>
        </w:r>
        <w:r w:rsidDel="00B1529D">
          <w:rPr>
            <w:noProof/>
            <w:webHidden/>
          </w:rPr>
          <w:tab/>
          <w:delText>21</w:delText>
        </w:r>
      </w:del>
    </w:p>
    <w:p w:rsidR="009D70FD" w:rsidDel="00B1529D" w:rsidRDefault="009D70FD">
      <w:pPr>
        <w:pStyle w:val="TOC3"/>
        <w:ind w:left="567"/>
        <w:rPr>
          <w:del w:id="146" w:author="Alana Chen" w:date="2016-12-29T15:18:00Z"/>
          <w:rFonts w:asciiTheme="minorHAnsi" w:eastAsiaTheme="minorEastAsia" w:hAnsiTheme="minorHAnsi" w:cstheme="minorBidi"/>
          <w:noProof/>
          <w:kern w:val="0"/>
          <w:sz w:val="22"/>
          <w:szCs w:val="22"/>
        </w:rPr>
      </w:pPr>
      <w:del w:id="147" w:author="Alana Chen" w:date="2016-12-29T15:18:00Z">
        <w:r w:rsidRPr="00B1529D" w:rsidDel="00B1529D">
          <w:rPr>
            <w:rStyle w:val="Hyperlink"/>
            <w:noProof/>
          </w:rPr>
          <w:delText>5.3.3</w:delText>
        </w:r>
        <w:r w:rsidDel="00B1529D">
          <w:rPr>
            <w:rFonts w:asciiTheme="minorHAnsi" w:eastAsiaTheme="minorEastAsia" w:hAnsiTheme="minorHAnsi" w:cstheme="minorBidi"/>
            <w:noProof/>
            <w:kern w:val="0"/>
            <w:sz w:val="22"/>
            <w:szCs w:val="22"/>
          </w:rPr>
          <w:tab/>
        </w:r>
        <w:r w:rsidRPr="00B1529D" w:rsidDel="00B1529D">
          <w:rPr>
            <w:rStyle w:val="Hyperlink"/>
            <w:rFonts w:hint="eastAsia"/>
            <w:noProof/>
          </w:rPr>
          <w:delText>系统定义</w:delText>
        </w:r>
        <w:r w:rsidDel="00B1529D">
          <w:rPr>
            <w:noProof/>
            <w:webHidden/>
          </w:rPr>
          <w:tab/>
          <w:delText>21</w:delText>
        </w:r>
      </w:del>
    </w:p>
    <w:p w:rsidR="009D70FD" w:rsidDel="00B1529D" w:rsidRDefault="009D70FD">
      <w:pPr>
        <w:pStyle w:val="TOC3"/>
        <w:ind w:left="567"/>
        <w:rPr>
          <w:del w:id="148" w:author="Alana Chen" w:date="2016-12-29T15:18:00Z"/>
          <w:rFonts w:asciiTheme="minorHAnsi" w:eastAsiaTheme="minorEastAsia" w:hAnsiTheme="minorHAnsi" w:cstheme="minorBidi"/>
          <w:noProof/>
          <w:kern w:val="0"/>
          <w:sz w:val="22"/>
          <w:szCs w:val="22"/>
        </w:rPr>
      </w:pPr>
      <w:del w:id="149" w:author="Alana Chen" w:date="2016-12-29T15:18:00Z">
        <w:r w:rsidRPr="00B1529D" w:rsidDel="00B1529D">
          <w:rPr>
            <w:rStyle w:val="Hyperlink"/>
            <w:noProof/>
          </w:rPr>
          <w:delText>5.3.4</w:delText>
        </w:r>
        <w:r w:rsidDel="00B1529D">
          <w:rPr>
            <w:rFonts w:asciiTheme="minorHAnsi" w:eastAsiaTheme="minorEastAsia" w:hAnsiTheme="minorHAnsi" w:cstheme="minorBidi"/>
            <w:noProof/>
            <w:kern w:val="0"/>
            <w:sz w:val="22"/>
            <w:szCs w:val="22"/>
          </w:rPr>
          <w:tab/>
        </w:r>
        <w:r w:rsidRPr="00B1529D" w:rsidDel="00B1529D">
          <w:rPr>
            <w:rStyle w:val="Hyperlink"/>
            <w:rFonts w:hint="eastAsia"/>
            <w:noProof/>
          </w:rPr>
          <w:delText>个险理赔</w:delText>
        </w:r>
        <w:r w:rsidRPr="00B1529D" w:rsidDel="00B1529D">
          <w:rPr>
            <w:rStyle w:val="Hyperlink"/>
            <w:noProof/>
          </w:rPr>
          <w:delText>-</w:delText>
        </w:r>
        <w:r w:rsidRPr="00B1529D" w:rsidDel="00B1529D">
          <w:rPr>
            <w:rStyle w:val="Hyperlink"/>
            <w:rFonts w:hint="eastAsia"/>
            <w:noProof/>
          </w:rPr>
          <w:delText>保单理算</w:delText>
        </w:r>
        <w:r w:rsidDel="00B1529D">
          <w:rPr>
            <w:noProof/>
            <w:webHidden/>
          </w:rPr>
          <w:tab/>
          <w:delText>23</w:delText>
        </w:r>
      </w:del>
    </w:p>
    <w:p w:rsidR="009D70FD" w:rsidDel="00B1529D" w:rsidRDefault="009D70FD">
      <w:pPr>
        <w:pStyle w:val="TOC3"/>
        <w:ind w:left="567"/>
        <w:rPr>
          <w:del w:id="150" w:author="Alana Chen" w:date="2016-12-29T15:18:00Z"/>
          <w:rFonts w:asciiTheme="minorHAnsi" w:eastAsiaTheme="minorEastAsia" w:hAnsiTheme="minorHAnsi" w:cstheme="minorBidi"/>
          <w:noProof/>
          <w:kern w:val="0"/>
          <w:sz w:val="22"/>
          <w:szCs w:val="22"/>
        </w:rPr>
      </w:pPr>
      <w:del w:id="151" w:author="Alana Chen" w:date="2016-12-29T15:18:00Z">
        <w:r w:rsidRPr="00B1529D" w:rsidDel="00B1529D">
          <w:rPr>
            <w:rStyle w:val="Hyperlink"/>
            <w:noProof/>
          </w:rPr>
          <w:delText>5.3.5</w:delText>
        </w:r>
        <w:r w:rsidDel="00B1529D">
          <w:rPr>
            <w:rFonts w:asciiTheme="minorHAnsi" w:eastAsiaTheme="minorEastAsia" w:hAnsiTheme="minorHAnsi" w:cstheme="minorBidi"/>
            <w:noProof/>
            <w:kern w:val="0"/>
            <w:sz w:val="22"/>
            <w:szCs w:val="22"/>
          </w:rPr>
          <w:tab/>
        </w:r>
        <w:r w:rsidRPr="00B1529D" w:rsidDel="00B1529D">
          <w:rPr>
            <w:rStyle w:val="Hyperlink"/>
            <w:rFonts w:hint="eastAsia"/>
            <w:noProof/>
          </w:rPr>
          <w:delText>个险简易理赔</w:delText>
        </w:r>
        <w:r w:rsidRPr="00B1529D" w:rsidDel="00B1529D">
          <w:rPr>
            <w:rStyle w:val="Hyperlink"/>
            <w:noProof/>
          </w:rPr>
          <w:delText>-</w:delText>
        </w:r>
        <w:r w:rsidRPr="00B1529D" w:rsidDel="00B1529D">
          <w:rPr>
            <w:rStyle w:val="Hyperlink"/>
            <w:rFonts w:hint="eastAsia"/>
            <w:noProof/>
          </w:rPr>
          <w:delText>保单理算</w:delText>
        </w:r>
        <w:r w:rsidDel="00B1529D">
          <w:rPr>
            <w:noProof/>
            <w:webHidden/>
          </w:rPr>
          <w:tab/>
          <w:delText>23</w:delText>
        </w:r>
      </w:del>
    </w:p>
    <w:p w:rsidR="009D70FD" w:rsidDel="00B1529D" w:rsidRDefault="009D70FD">
      <w:pPr>
        <w:pStyle w:val="TOC3"/>
        <w:ind w:left="567"/>
        <w:rPr>
          <w:del w:id="152" w:author="Alana Chen" w:date="2016-12-29T15:18:00Z"/>
          <w:rFonts w:asciiTheme="minorHAnsi" w:eastAsiaTheme="minorEastAsia" w:hAnsiTheme="minorHAnsi" w:cstheme="minorBidi"/>
          <w:noProof/>
          <w:kern w:val="0"/>
          <w:sz w:val="22"/>
          <w:szCs w:val="22"/>
        </w:rPr>
      </w:pPr>
      <w:del w:id="153" w:author="Alana Chen" w:date="2016-12-29T15:18:00Z">
        <w:r w:rsidRPr="00B1529D" w:rsidDel="00B1529D">
          <w:rPr>
            <w:rStyle w:val="Hyperlink"/>
            <w:noProof/>
          </w:rPr>
          <w:delText>5.3.6</w:delText>
        </w:r>
        <w:r w:rsidDel="00B1529D">
          <w:rPr>
            <w:rFonts w:asciiTheme="minorHAnsi" w:eastAsiaTheme="minorEastAsia" w:hAnsiTheme="minorHAnsi" w:cstheme="minorBidi"/>
            <w:noProof/>
            <w:kern w:val="0"/>
            <w:sz w:val="22"/>
            <w:szCs w:val="22"/>
          </w:rPr>
          <w:tab/>
        </w:r>
        <w:r w:rsidRPr="00B1529D" w:rsidDel="00B1529D">
          <w:rPr>
            <w:rStyle w:val="Hyperlink"/>
            <w:rFonts w:hint="eastAsia"/>
            <w:noProof/>
          </w:rPr>
          <w:delText>理赔查询</w:delText>
        </w:r>
        <w:r w:rsidDel="00B1529D">
          <w:rPr>
            <w:noProof/>
            <w:webHidden/>
          </w:rPr>
          <w:tab/>
          <w:delText>24</w:delText>
        </w:r>
      </w:del>
    </w:p>
    <w:p w:rsidR="009D70FD" w:rsidDel="00B1529D" w:rsidRDefault="009D70FD">
      <w:pPr>
        <w:pStyle w:val="TOC3"/>
        <w:ind w:left="567"/>
        <w:rPr>
          <w:del w:id="154" w:author="Alana Chen" w:date="2016-12-29T15:18:00Z"/>
          <w:rFonts w:asciiTheme="minorHAnsi" w:eastAsiaTheme="minorEastAsia" w:hAnsiTheme="minorHAnsi" w:cstheme="minorBidi"/>
          <w:noProof/>
          <w:kern w:val="0"/>
          <w:sz w:val="22"/>
          <w:szCs w:val="22"/>
        </w:rPr>
      </w:pPr>
      <w:del w:id="155" w:author="Alana Chen" w:date="2016-12-29T15:18:00Z">
        <w:r w:rsidRPr="00B1529D" w:rsidDel="00B1529D">
          <w:rPr>
            <w:rStyle w:val="Hyperlink"/>
            <w:noProof/>
          </w:rPr>
          <w:delText>5.3.7</w:delText>
        </w:r>
        <w:r w:rsidDel="00B1529D">
          <w:rPr>
            <w:rFonts w:asciiTheme="minorHAnsi" w:eastAsiaTheme="minorEastAsia" w:hAnsiTheme="minorHAnsi" w:cstheme="minorBidi"/>
            <w:noProof/>
            <w:kern w:val="0"/>
            <w:sz w:val="22"/>
            <w:szCs w:val="22"/>
          </w:rPr>
          <w:tab/>
        </w:r>
        <w:r w:rsidRPr="00B1529D" w:rsidDel="00B1529D">
          <w:rPr>
            <w:rStyle w:val="Hyperlink"/>
            <w:rFonts w:hint="eastAsia"/>
            <w:noProof/>
          </w:rPr>
          <w:delText>续保二核</w:delText>
        </w:r>
        <w:r w:rsidDel="00B1529D">
          <w:rPr>
            <w:noProof/>
            <w:webHidden/>
          </w:rPr>
          <w:tab/>
          <w:delText>24</w:delText>
        </w:r>
      </w:del>
    </w:p>
    <w:p w:rsidR="009D70FD" w:rsidDel="00B1529D" w:rsidRDefault="009D70FD">
      <w:pPr>
        <w:pStyle w:val="TOC1"/>
        <w:rPr>
          <w:del w:id="156" w:author="Alana Chen" w:date="2016-12-29T15:18:00Z"/>
          <w:rFonts w:asciiTheme="minorHAnsi" w:eastAsiaTheme="minorEastAsia" w:hAnsiTheme="minorHAnsi" w:cstheme="minorBidi"/>
          <w:noProof/>
          <w:kern w:val="0"/>
          <w:sz w:val="22"/>
          <w:szCs w:val="22"/>
        </w:rPr>
      </w:pPr>
      <w:del w:id="157" w:author="Alana Chen" w:date="2016-12-29T15:18:00Z">
        <w:r w:rsidRPr="00B1529D" w:rsidDel="00B1529D">
          <w:rPr>
            <w:rStyle w:val="Hyperlink"/>
            <w:noProof/>
          </w:rPr>
          <w:delText>6</w:delText>
        </w:r>
        <w:r w:rsidDel="00B1529D">
          <w:rPr>
            <w:rFonts w:asciiTheme="minorHAnsi" w:eastAsiaTheme="minorEastAsia" w:hAnsiTheme="minorHAnsi" w:cstheme="minorBidi"/>
            <w:noProof/>
            <w:kern w:val="0"/>
            <w:sz w:val="22"/>
            <w:szCs w:val="22"/>
          </w:rPr>
          <w:tab/>
        </w:r>
        <w:r w:rsidRPr="00B1529D" w:rsidDel="00B1529D">
          <w:rPr>
            <w:rStyle w:val="Hyperlink"/>
            <w:rFonts w:hint="eastAsia"/>
            <w:noProof/>
          </w:rPr>
          <w:delText>测试关键点</w:delText>
        </w:r>
        <w:r w:rsidDel="00B1529D">
          <w:rPr>
            <w:noProof/>
            <w:webHidden/>
          </w:rPr>
          <w:tab/>
          <w:delText>25</w:delText>
        </w:r>
      </w:del>
    </w:p>
    <w:p w:rsidR="009D70FD" w:rsidDel="00B1529D" w:rsidRDefault="009D70FD">
      <w:pPr>
        <w:pStyle w:val="TOC1"/>
        <w:rPr>
          <w:del w:id="158" w:author="Alana Chen" w:date="2016-12-29T15:18:00Z"/>
          <w:rFonts w:asciiTheme="minorHAnsi" w:eastAsiaTheme="minorEastAsia" w:hAnsiTheme="minorHAnsi" w:cstheme="minorBidi"/>
          <w:noProof/>
          <w:kern w:val="0"/>
          <w:sz w:val="22"/>
          <w:szCs w:val="22"/>
        </w:rPr>
      </w:pPr>
      <w:del w:id="159" w:author="Alana Chen" w:date="2016-12-29T15:18:00Z">
        <w:r w:rsidRPr="00B1529D" w:rsidDel="00B1529D">
          <w:rPr>
            <w:rStyle w:val="Hyperlink"/>
            <w:noProof/>
          </w:rPr>
          <w:delText>7</w:delText>
        </w:r>
        <w:r w:rsidDel="00B1529D">
          <w:rPr>
            <w:rFonts w:asciiTheme="minorHAnsi" w:eastAsiaTheme="minorEastAsia" w:hAnsiTheme="minorHAnsi" w:cstheme="minorBidi"/>
            <w:noProof/>
            <w:kern w:val="0"/>
            <w:sz w:val="22"/>
            <w:szCs w:val="22"/>
          </w:rPr>
          <w:tab/>
        </w:r>
        <w:r w:rsidRPr="00B1529D" w:rsidDel="00B1529D">
          <w:rPr>
            <w:rStyle w:val="Hyperlink"/>
            <w:rFonts w:hint="eastAsia"/>
            <w:noProof/>
          </w:rPr>
          <w:delText>特别说明</w:delText>
        </w:r>
        <w:r w:rsidDel="00B1529D">
          <w:rPr>
            <w:noProof/>
            <w:webHidden/>
          </w:rPr>
          <w:tab/>
          <w:delText>25</w:delText>
        </w:r>
      </w:del>
    </w:p>
    <w:p w:rsidR="009D70FD" w:rsidDel="00B1529D" w:rsidRDefault="009D70FD">
      <w:pPr>
        <w:pStyle w:val="TOC1"/>
        <w:rPr>
          <w:del w:id="160" w:author="Alana Chen" w:date="2016-12-29T15:18:00Z"/>
          <w:rFonts w:asciiTheme="minorHAnsi" w:eastAsiaTheme="minorEastAsia" w:hAnsiTheme="minorHAnsi" w:cstheme="minorBidi"/>
          <w:noProof/>
          <w:kern w:val="0"/>
          <w:sz w:val="22"/>
          <w:szCs w:val="22"/>
        </w:rPr>
      </w:pPr>
      <w:del w:id="161" w:author="Alana Chen" w:date="2016-12-29T15:18:00Z">
        <w:r w:rsidRPr="00B1529D" w:rsidDel="00B1529D">
          <w:rPr>
            <w:rStyle w:val="Hyperlink"/>
            <w:noProof/>
          </w:rPr>
          <w:delText>8</w:delText>
        </w:r>
        <w:r w:rsidDel="00B1529D">
          <w:rPr>
            <w:rFonts w:asciiTheme="minorHAnsi" w:eastAsiaTheme="minorEastAsia" w:hAnsiTheme="minorHAnsi" w:cstheme="minorBidi"/>
            <w:noProof/>
            <w:kern w:val="0"/>
            <w:sz w:val="22"/>
            <w:szCs w:val="22"/>
          </w:rPr>
          <w:tab/>
        </w:r>
        <w:r w:rsidRPr="00B1529D" w:rsidDel="00B1529D">
          <w:rPr>
            <w:rStyle w:val="Hyperlink"/>
            <w:rFonts w:hint="eastAsia"/>
            <w:noProof/>
          </w:rPr>
          <w:delText>参考文档</w:delText>
        </w:r>
        <w:r w:rsidDel="00B1529D">
          <w:rPr>
            <w:noProof/>
            <w:webHidden/>
          </w:rPr>
          <w:tab/>
          <w:delText>25</w:delText>
        </w:r>
      </w:del>
    </w:p>
    <w:p w:rsidR="00C3032D" w:rsidRDefault="00C3032D" w:rsidP="00C3032D">
      <w:pPr>
        <w:pStyle w:val="TOC1"/>
        <w:sectPr w:rsidR="00C3032D" w:rsidSect="00A174BD">
          <w:headerReference w:type="even" r:id="rId19"/>
          <w:headerReference w:type="default" r:id="rId20"/>
          <w:footerReference w:type="even" r:id="rId21"/>
          <w:footerReference w:type="default" r:id="rId22"/>
          <w:headerReference w:type="first" r:id="rId23"/>
          <w:footerReference w:type="first" r:id="rId24"/>
          <w:pgSz w:w="11906" w:h="16838" w:code="9"/>
          <w:pgMar w:top="1440" w:right="1797" w:bottom="1440" w:left="1797" w:header="851" w:footer="992" w:gutter="0"/>
          <w:pgNumType w:fmt="lowerRoman"/>
          <w:cols w:space="425"/>
          <w:docGrid w:type="lines" w:linePitch="312"/>
        </w:sectPr>
      </w:pPr>
      <w:r>
        <w:fldChar w:fldCharType="end"/>
      </w:r>
    </w:p>
    <w:p w:rsidR="00C3032D" w:rsidRPr="00E07490" w:rsidRDefault="00C3032D" w:rsidP="00C3032D">
      <w:pPr>
        <w:pStyle w:val="Heading1"/>
        <w:tabs>
          <w:tab w:val="clear" w:pos="432"/>
          <w:tab w:val="num" w:pos="612"/>
        </w:tabs>
        <w:ind w:left="612" w:hanging="612"/>
      </w:pPr>
      <w:bookmarkStart w:id="162" w:name="_参考需求"/>
      <w:bookmarkStart w:id="163" w:name="_Toc257885380"/>
      <w:bookmarkStart w:id="164" w:name="_Toc268031121"/>
      <w:bookmarkStart w:id="165" w:name="_Toc293590645"/>
      <w:bookmarkStart w:id="166" w:name="_Toc298859480"/>
      <w:bookmarkStart w:id="167" w:name="_Toc356821286"/>
      <w:bookmarkStart w:id="168" w:name="_Toc470788034"/>
      <w:bookmarkStart w:id="169" w:name="_Toc106703325"/>
      <w:bookmarkEnd w:id="162"/>
      <w:r w:rsidRPr="00E07490">
        <w:rPr>
          <w:rFonts w:hint="eastAsia"/>
        </w:rPr>
        <w:lastRenderedPageBreak/>
        <w:t>需求提出原因</w:t>
      </w:r>
      <w:bookmarkEnd w:id="163"/>
      <w:bookmarkEnd w:id="164"/>
      <w:bookmarkEnd w:id="165"/>
      <w:bookmarkEnd w:id="166"/>
      <w:bookmarkEnd w:id="167"/>
      <w:bookmarkEnd w:id="168"/>
    </w:p>
    <w:p w:rsidR="00C3032D" w:rsidRDefault="00C3032D" w:rsidP="00C3032D">
      <w:pPr>
        <w:spacing w:line="360" w:lineRule="auto"/>
        <w:jc w:val="left"/>
        <w:rPr>
          <w:color w:val="000000"/>
        </w:rPr>
      </w:pPr>
      <w:bookmarkStart w:id="170" w:name="_Toc356821287"/>
      <w:bookmarkStart w:id="171" w:name="_Toc257885381"/>
      <w:bookmarkStart w:id="172" w:name="_Toc268031122"/>
      <w:bookmarkStart w:id="173" w:name="_Toc293590646"/>
      <w:bookmarkStart w:id="174" w:name="_Toc298859481"/>
      <w:r>
        <w:rPr>
          <w:rFonts w:hint="eastAsia"/>
        </w:rPr>
        <w:t>为支持新产品</w:t>
      </w:r>
      <w:r w:rsidRPr="000F2F55">
        <w:rPr>
          <w:rFonts w:hint="eastAsia"/>
        </w:rPr>
        <w:t>“</w:t>
      </w:r>
      <w:r w:rsidRPr="006156C4">
        <w:rPr>
          <w:rFonts w:hint="eastAsia"/>
        </w:rPr>
        <w:t>人保寿险关爱康健医疗保险</w:t>
      </w:r>
      <w:r>
        <w:rPr>
          <w:rFonts w:hint="eastAsia"/>
        </w:rPr>
        <w:t>”</w:t>
      </w:r>
      <w:r w:rsidRPr="00DA6F83">
        <w:rPr>
          <w:rFonts w:hint="eastAsia"/>
          <w:color w:val="000000"/>
        </w:rPr>
        <w:t>上线后的</w:t>
      </w:r>
      <w:r>
        <w:rPr>
          <w:rFonts w:hint="eastAsia"/>
          <w:color w:val="000000"/>
        </w:rPr>
        <w:t>续保、保全、理赔</w:t>
      </w:r>
      <w:r w:rsidRPr="00DA6F83">
        <w:rPr>
          <w:rFonts w:hint="eastAsia"/>
          <w:color w:val="000000"/>
        </w:rPr>
        <w:t>功能，撰写此需求</w:t>
      </w:r>
      <w:r>
        <w:rPr>
          <w:rFonts w:hint="eastAsia"/>
          <w:color w:val="000000"/>
        </w:rPr>
        <w:t>。</w:t>
      </w:r>
    </w:p>
    <w:p w:rsidR="00C3032D" w:rsidRDefault="00C3032D" w:rsidP="00C3032D">
      <w:pPr>
        <w:pStyle w:val="Heading1"/>
        <w:tabs>
          <w:tab w:val="clear" w:pos="432"/>
          <w:tab w:val="num" w:pos="612"/>
        </w:tabs>
        <w:ind w:left="612" w:hanging="612"/>
      </w:pPr>
      <w:bookmarkStart w:id="175" w:name="_Toc470788035"/>
      <w:r w:rsidRPr="00E07490">
        <w:rPr>
          <w:rFonts w:hint="eastAsia"/>
        </w:rPr>
        <w:t>需求描述</w:t>
      </w:r>
      <w:bookmarkEnd w:id="170"/>
      <w:bookmarkEnd w:id="175"/>
    </w:p>
    <w:p w:rsidR="00C3032D" w:rsidRPr="000A7946" w:rsidRDefault="00C3032D" w:rsidP="00C3032D">
      <w:r>
        <w:rPr>
          <w:rFonts w:hint="eastAsia"/>
        </w:rPr>
        <w:t>支持新产品</w:t>
      </w:r>
      <w:r w:rsidRPr="000F2F55">
        <w:rPr>
          <w:rFonts w:hint="eastAsia"/>
        </w:rPr>
        <w:t>“</w:t>
      </w:r>
      <w:r w:rsidRPr="006156C4">
        <w:rPr>
          <w:rFonts w:hint="eastAsia"/>
        </w:rPr>
        <w:t>人保寿险关爱康健医疗保险</w:t>
      </w:r>
      <w:r>
        <w:rPr>
          <w:rFonts w:hint="eastAsia"/>
        </w:rPr>
        <w:t>”</w:t>
      </w:r>
      <w:r w:rsidRPr="00DA6F83">
        <w:rPr>
          <w:rFonts w:hint="eastAsia"/>
          <w:color w:val="000000"/>
        </w:rPr>
        <w:t>上线后的</w:t>
      </w:r>
      <w:r>
        <w:rPr>
          <w:rFonts w:hint="eastAsia"/>
          <w:color w:val="000000"/>
        </w:rPr>
        <w:t>续保、保全、理赔</w:t>
      </w:r>
      <w:r w:rsidRPr="00DA6F83">
        <w:rPr>
          <w:rFonts w:hint="eastAsia"/>
          <w:color w:val="000000"/>
        </w:rPr>
        <w:t>功能</w:t>
      </w:r>
      <w:r>
        <w:rPr>
          <w:rFonts w:hint="eastAsia"/>
          <w:color w:val="000000"/>
        </w:rPr>
        <w:t>。</w:t>
      </w:r>
    </w:p>
    <w:p w:rsidR="00C3032D" w:rsidRPr="00E07490" w:rsidRDefault="00C3032D" w:rsidP="00C3032D">
      <w:pPr>
        <w:pStyle w:val="Heading1"/>
        <w:tabs>
          <w:tab w:val="clear" w:pos="432"/>
          <w:tab w:val="num" w:pos="612"/>
        </w:tabs>
        <w:ind w:left="612" w:hanging="612"/>
      </w:pPr>
      <w:bookmarkStart w:id="176" w:name="_Toc257885383"/>
      <w:bookmarkStart w:id="177" w:name="_Toc268031124"/>
      <w:bookmarkStart w:id="178" w:name="_Toc293590648"/>
      <w:bookmarkStart w:id="179" w:name="_Toc298859483"/>
      <w:bookmarkStart w:id="180" w:name="_Toc356821288"/>
      <w:bookmarkStart w:id="181" w:name="_Toc470788036"/>
      <w:bookmarkEnd w:id="171"/>
      <w:bookmarkEnd w:id="172"/>
      <w:bookmarkEnd w:id="173"/>
      <w:bookmarkEnd w:id="174"/>
      <w:r w:rsidRPr="00E07490">
        <w:rPr>
          <w:rFonts w:hint="eastAsia"/>
        </w:rPr>
        <w:t>需求范围</w:t>
      </w:r>
      <w:bookmarkEnd w:id="176"/>
      <w:bookmarkEnd w:id="177"/>
      <w:bookmarkEnd w:id="178"/>
      <w:bookmarkEnd w:id="179"/>
      <w:bookmarkEnd w:id="180"/>
      <w:bookmarkEnd w:id="181"/>
    </w:p>
    <w:p w:rsidR="00C3032D" w:rsidRDefault="00C3032D" w:rsidP="00C3032D">
      <w:pPr>
        <w:pStyle w:val="Heading2"/>
        <w:rPr>
          <w:lang w:eastAsia="zh-CN"/>
        </w:rPr>
      </w:pPr>
      <w:bookmarkStart w:id="182" w:name="_Toc257885384"/>
      <w:bookmarkStart w:id="183" w:name="_Toc268031125"/>
      <w:bookmarkStart w:id="184" w:name="_Toc293590649"/>
      <w:bookmarkStart w:id="185" w:name="_Toc298859484"/>
      <w:bookmarkStart w:id="186" w:name="_Toc356821289"/>
      <w:bookmarkStart w:id="187" w:name="_Toc470788037"/>
      <w:r w:rsidRPr="00E07490">
        <w:rPr>
          <w:rFonts w:hint="eastAsia"/>
          <w:lang w:eastAsia="zh-CN"/>
        </w:rPr>
        <w:t>本次需求处理内容</w:t>
      </w:r>
      <w:bookmarkEnd w:id="182"/>
      <w:bookmarkEnd w:id="183"/>
      <w:bookmarkEnd w:id="184"/>
      <w:bookmarkEnd w:id="185"/>
      <w:bookmarkEnd w:id="186"/>
      <w:bookmarkEnd w:id="187"/>
    </w:p>
    <w:p w:rsidR="00C3032D" w:rsidRPr="005643B9" w:rsidRDefault="00C3032D" w:rsidP="00C3032D">
      <w:r>
        <w:rPr>
          <w:rFonts w:hint="eastAsia"/>
        </w:rPr>
        <w:t>支持新产品</w:t>
      </w:r>
      <w:r w:rsidRPr="000F2F55">
        <w:rPr>
          <w:rFonts w:hint="eastAsia"/>
        </w:rPr>
        <w:t>“</w:t>
      </w:r>
      <w:r w:rsidRPr="006156C4">
        <w:rPr>
          <w:rFonts w:hint="eastAsia"/>
        </w:rPr>
        <w:t>人保寿险关爱康健医疗保险</w:t>
      </w:r>
      <w:r>
        <w:rPr>
          <w:rFonts w:hint="eastAsia"/>
        </w:rPr>
        <w:t>”</w:t>
      </w:r>
      <w:r w:rsidRPr="00DA6F83">
        <w:rPr>
          <w:rFonts w:hint="eastAsia"/>
          <w:color w:val="000000"/>
        </w:rPr>
        <w:t>上线后的</w:t>
      </w:r>
      <w:r>
        <w:rPr>
          <w:rFonts w:hint="eastAsia"/>
          <w:color w:val="000000"/>
        </w:rPr>
        <w:t>续保、保全、理赔</w:t>
      </w:r>
      <w:r w:rsidRPr="00DA6F83">
        <w:rPr>
          <w:rFonts w:hint="eastAsia"/>
          <w:color w:val="000000"/>
        </w:rPr>
        <w:t>功能</w:t>
      </w:r>
      <w:r>
        <w:rPr>
          <w:rFonts w:hint="eastAsia"/>
          <w:color w:val="000000"/>
        </w:rPr>
        <w:t>。</w:t>
      </w:r>
    </w:p>
    <w:p w:rsidR="00C3032D" w:rsidRPr="00E07490" w:rsidRDefault="00C3032D" w:rsidP="00C3032D">
      <w:pPr>
        <w:pStyle w:val="Heading2"/>
        <w:rPr>
          <w:lang w:eastAsia="zh-CN"/>
        </w:rPr>
      </w:pPr>
      <w:bookmarkStart w:id="188" w:name="_Toc257885385"/>
      <w:bookmarkStart w:id="189" w:name="_Toc268031126"/>
      <w:bookmarkStart w:id="190" w:name="_Toc293590650"/>
      <w:bookmarkStart w:id="191" w:name="_Toc298859485"/>
      <w:bookmarkStart w:id="192" w:name="_Toc356821290"/>
      <w:bookmarkStart w:id="193" w:name="_Toc470788038"/>
      <w:proofErr w:type="spellStart"/>
      <w:r w:rsidRPr="00E07490">
        <w:rPr>
          <w:rFonts w:hint="eastAsia"/>
        </w:rPr>
        <w:t>本次不涉及内容</w:t>
      </w:r>
      <w:bookmarkEnd w:id="188"/>
      <w:bookmarkEnd w:id="189"/>
      <w:bookmarkEnd w:id="190"/>
      <w:bookmarkEnd w:id="191"/>
      <w:bookmarkEnd w:id="192"/>
      <w:bookmarkEnd w:id="193"/>
      <w:proofErr w:type="spellEnd"/>
    </w:p>
    <w:p w:rsidR="00C3032D" w:rsidRPr="00E07490" w:rsidRDefault="00C3032D" w:rsidP="00C3032D">
      <w:pPr>
        <w:ind w:firstLineChars="200" w:firstLine="420"/>
      </w:pPr>
      <w:r w:rsidRPr="00E07490">
        <w:rPr>
          <w:rFonts w:hint="eastAsia"/>
        </w:rPr>
        <w:t>除支持新产品外的内容，均不涉及。</w:t>
      </w:r>
    </w:p>
    <w:p w:rsidR="00C3032D" w:rsidRPr="00E07490" w:rsidRDefault="00C3032D" w:rsidP="00C3032D">
      <w:pPr>
        <w:pStyle w:val="Heading1"/>
        <w:tabs>
          <w:tab w:val="clear" w:pos="432"/>
          <w:tab w:val="num" w:pos="612"/>
        </w:tabs>
        <w:ind w:left="612" w:hanging="612"/>
      </w:pPr>
      <w:bookmarkStart w:id="194" w:name="_Toc257885386"/>
      <w:bookmarkStart w:id="195" w:name="_Toc268031127"/>
      <w:bookmarkStart w:id="196" w:name="_Toc293590651"/>
      <w:bookmarkStart w:id="197" w:name="_Toc298859486"/>
      <w:bookmarkStart w:id="198" w:name="_Toc356821291"/>
      <w:bookmarkStart w:id="199" w:name="_Toc470788039"/>
      <w:r w:rsidRPr="00E07490">
        <w:rPr>
          <w:rFonts w:hint="eastAsia"/>
        </w:rPr>
        <w:t>系统现状</w:t>
      </w:r>
      <w:bookmarkEnd w:id="194"/>
      <w:bookmarkEnd w:id="195"/>
      <w:bookmarkEnd w:id="196"/>
      <w:bookmarkEnd w:id="197"/>
      <w:bookmarkEnd w:id="198"/>
      <w:bookmarkEnd w:id="199"/>
    </w:p>
    <w:p w:rsidR="00C3032D" w:rsidRPr="00E07490" w:rsidRDefault="00C3032D" w:rsidP="00C3032D">
      <w:pPr>
        <w:ind w:firstLineChars="200" w:firstLine="420"/>
      </w:pPr>
      <w:r w:rsidRPr="000F2F55">
        <w:rPr>
          <w:rFonts w:hint="eastAsia"/>
        </w:rPr>
        <w:t>“</w:t>
      </w:r>
      <w:r w:rsidRPr="006156C4">
        <w:rPr>
          <w:rFonts w:hint="eastAsia"/>
        </w:rPr>
        <w:t>人保寿险关爱康健医疗保险</w:t>
      </w:r>
      <w:r>
        <w:rPr>
          <w:rFonts w:hint="eastAsia"/>
        </w:rPr>
        <w:t>”，系统已支持产品定义、新契约、核保、保单打印、犹豫期撤保、犹豫期减保、退保*、退保，其他内容暂不支持。</w:t>
      </w:r>
    </w:p>
    <w:p w:rsidR="00C3032D" w:rsidRDefault="00C3032D" w:rsidP="00C3032D">
      <w:pPr>
        <w:pStyle w:val="Heading1"/>
        <w:tabs>
          <w:tab w:val="clear" w:pos="432"/>
          <w:tab w:val="num" w:pos="612"/>
        </w:tabs>
        <w:ind w:left="612" w:hanging="612"/>
      </w:pPr>
      <w:bookmarkStart w:id="200" w:name="_Toc470788040"/>
      <w:r>
        <w:rPr>
          <w:rFonts w:hint="eastAsia"/>
        </w:rPr>
        <w:t>解决方案</w:t>
      </w:r>
      <w:bookmarkEnd w:id="200"/>
    </w:p>
    <w:p w:rsidR="00C3032D" w:rsidRDefault="00C3032D" w:rsidP="00C3032D">
      <w:pPr>
        <w:pStyle w:val="Heading2"/>
        <w:numPr>
          <w:ilvl w:val="1"/>
          <w:numId w:val="3"/>
        </w:numPr>
        <w:textAlignment w:val="auto"/>
        <w:rPr>
          <w:lang w:eastAsia="zh-CN"/>
        </w:rPr>
      </w:pPr>
      <w:bookmarkStart w:id="201" w:name="_Toc459212493"/>
      <w:bookmarkStart w:id="202" w:name="_Toc470788041"/>
      <w:r>
        <w:rPr>
          <w:rFonts w:hint="eastAsia"/>
          <w:lang w:eastAsia="zh-CN"/>
        </w:rPr>
        <w:t>续保</w:t>
      </w:r>
      <w:bookmarkEnd w:id="201"/>
      <w:bookmarkEnd w:id="202"/>
    </w:p>
    <w:p w:rsidR="00C3032D" w:rsidRDefault="00C3032D" w:rsidP="00C3032D">
      <w:pPr>
        <w:pStyle w:val="Heading3"/>
        <w:tabs>
          <w:tab w:val="clear" w:pos="720"/>
          <w:tab w:val="num" w:pos="900"/>
        </w:tabs>
        <w:ind w:left="900"/>
        <w:rPr>
          <w:lang w:eastAsia="zh-CN"/>
        </w:rPr>
      </w:pPr>
      <w:bookmarkStart w:id="203" w:name="_Toc459212494"/>
      <w:bookmarkStart w:id="204" w:name="_Toc470788042"/>
      <w:r>
        <w:rPr>
          <w:rFonts w:hint="eastAsia"/>
          <w:lang w:eastAsia="zh-CN"/>
        </w:rPr>
        <w:t>条款规定</w:t>
      </w:r>
      <w:bookmarkEnd w:id="203"/>
      <w:bookmarkEnd w:id="204"/>
    </w:p>
    <w:p w:rsidR="00C3032D" w:rsidRDefault="00C3032D" w:rsidP="00C3032D">
      <w:pPr>
        <w:rPr>
          <w:noProof/>
        </w:rPr>
      </w:pPr>
      <w:r>
        <w:rPr>
          <w:noProof/>
        </w:rPr>
        <w:drawing>
          <wp:inline distT="0" distB="0" distL="0" distR="0" wp14:anchorId="2BCE5763" wp14:editId="25FB2FAF">
            <wp:extent cx="5278120" cy="201472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8120" cy="2014727"/>
                    </a:xfrm>
                    <a:prstGeom prst="rect">
                      <a:avLst/>
                    </a:prstGeom>
                  </pic:spPr>
                </pic:pic>
              </a:graphicData>
            </a:graphic>
          </wp:inline>
        </w:drawing>
      </w:r>
    </w:p>
    <w:p w:rsidR="00C3032D" w:rsidRPr="00FA1EEB" w:rsidRDefault="00C3032D" w:rsidP="00C3032D">
      <w:pPr>
        <w:rPr>
          <w:noProof/>
        </w:rPr>
      </w:pPr>
      <w:r>
        <w:rPr>
          <w:noProof/>
        </w:rPr>
        <w:drawing>
          <wp:inline distT="0" distB="0" distL="0" distR="0" wp14:anchorId="30610153" wp14:editId="147CA233">
            <wp:extent cx="5278120" cy="6909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8120" cy="690921"/>
                    </a:xfrm>
                    <a:prstGeom prst="rect">
                      <a:avLst/>
                    </a:prstGeom>
                  </pic:spPr>
                </pic:pic>
              </a:graphicData>
            </a:graphic>
          </wp:inline>
        </w:drawing>
      </w:r>
    </w:p>
    <w:p w:rsidR="00C3032D" w:rsidRDefault="00C3032D" w:rsidP="00C3032D">
      <w:pPr>
        <w:pStyle w:val="Heading3"/>
        <w:tabs>
          <w:tab w:val="clear" w:pos="720"/>
          <w:tab w:val="num" w:pos="900"/>
        </w:tabs>
        <w:ind w:left="900"/>
        <w:rPr>
          <w:lang w:eastAsia="zh-CN"/>
        </w:rPr>
      </w:pPr>
      <w:bookmarkStart w:id="205" w:name="_Toc470788043"/>
      <w:bookmarkStart w:id="206" w:name="_Toc459212498"/>
      <w:r>
        <w:rPr>
          <w:rFonts w:hint="eastAsia"/>
          <w:lang w:eastAsia="zh-CN"/>
        </w:rPr>
        <w:lastRenderedPageBreak/>
        <w:t>系统开发</w:t>
      </w:r>
      <w:bookmarkEnd w:id="205"/>
    </w:p>
    <w:p w:rsidR="00C3032D" w:rsidRDefault="00C3032D" w:rsidP="00C3032D">
      <w:pPr>
        <w:pStyle w:val="Heading4"/>
        <w:rPr>
          <w:lang w:eastAsia="zh-CN"/>
        </w:rPr>
      </w:pPr>
      <w:r>
        <w:rPr>
          <w:rFonts w:hint="eastAsia"/>
          <w:lang w:eastAsia="zh-CN"/>
        </w:rPr>
        <w:t>续保批处理（新增）</w:t>
      </w:r>
    </w:p>
    <w:p w:rsidR="00C3032D" w:rsidRDefault="00C3032D" w:rsidP="00C3032D">
      <w:pPr>
        <w:widowControl/>
        <w:numPr>
          <w:ilvl w:val="0"/>
          <w:numId w:val="4"/>
        </w:numPr>
        <w:jc w:val="left"/>
      </w:pPr>
      <w:r w:rsidRPr="006156C4">
        <w:rPr>
          <w:rFonts w:hint="eastAsia"/>
        </w:rPr>
        <w:t>关爱康健医疗保险</w:t>
      </w:r>
      <w:r>
        <w:rPr>
          <w:rFonts w:hint="eastAsia"/>
        </w:rPr>
        <w:t>为一年期可续保产品。本次仅针对</w:t>
      </w:r>
      <w:r w:rsidRPr="006156C4">
        <w:rPr>
          <w:rFonts w:hint="eastAsia"/>
        </w:rPr>
        <w:t>关爱康健医疗保险</w:t>
      </w:r>
      <w:r>
        <w:rPr>
          <w:rFonts w:hint="eastAsia"/>
        </w:rPr>
        <w:t>，新增续保批处理。</w:t>
      </w:r>
    </w:p>
    <w:p w:rsidR="00C3032D" w:rsidRDefault="00C3032D" w:rsidP="00C3032D">
      <w:pPr>
        <w:widowControl/>
        <w:numPr>
          <w:ilvl w:val="0"/>
          <w:numId w:val="4"/>
        </w:numPr>
        <w:jc w:val="left"/>
      </w:pPr>
      <w:r>
        <w:rPr>
          <w:rFonts w:hint="eastAsia"/>
        </w:rPr>
        <w:t>续保批处理为日频次批处理。</w:t>
      </w:r>
    </w:p>
    <w:p w:rsidR="00C3032D" w:rsidRDefault="00C3032D" w:rsidP="00C3032D">
      <w:pPr>
        <w:widowControl/>
        <w:numPr>
          <w:ilvl w:val="0"/>
          <w:numId w:val="4"/>
        </w:numPr>
        <w:jc w:val="left"/>
      </w:pPr>
      <w:r>
        <w:rPr>
          <w:rFonts w:hint="eastAsia"/>
        </w:rPr>
        <w:t>批处理执行时间为保单责任终止日，在当日的到期批处理和续期抽档批处理</w:t>
      </w:r>
      <w:r w:rsidRPr="00F427A1">
        <w:rPr>
          <w:rFonts w:hint="eastAsia"/>
          <w:b/>
        </w:rPr>
        <w:t>前</w:t>
      </w:r>
      <w:r>
        <w:rPr>
          <w:rFonts w:hint="eastAsia"/>
        </w:rPr>
        <w:t>运行，在当日续期转实收、自动失效批处理和永久失效批处理</w:t>
      </w:r>
      <w:r w:rsidRPr="00F427A1">
        <w:rPr>
          <w:rFonts w:hint="eastAsia"/>
          <w:b/>
        </w:rPr>
        <w:t>后</w:t>
      </w:r>
      <w:r>
        <w:rPr>
          <w:rFonts w:hint="eastAsia"/>
        </w:rPr>
        <w:t>运行。</w:t>
      </w:r>
    </w:p>
    <w:p w:rsidR="00C3032D" w:rsidRDefault="00C3032D" w:rsidP="00C3032D">
      <w:pPr>
        <w:widowControl/>
        <w:numPr>
          <w:ilvl w:val="0"/>
          <w:numId w:val="4"/>
        </w:numPr>
        <w:jc w:val="left"/>
      </w:pPr>
      <w:r>
        <w:rPr>
          <w:rFonts w:hint="eastAsia"/>
        </w:rPr>
        <w:t>满足如下条件的保单进入批处理：</w:t>
      </w:r>
    </w:p>
    <w:p w:rsidR="00C3032D" w:rsidRDefault="00C3032D" w:rsidP="00C3032D">
      <w:pPr>
        <w:pStyle w:val="ListParagraph"/>
        <w:numPr>
          <w:ilvl w:val="0"/>
          <w:numId w:val="42"/>
        </w:numPr>
        <w:jc w:val="left"/>
      </w:pPr>
      <w:r>
        <w:rPr>
          <w:rFonts w:hint="eastAsia"/>
        </w:rPr>
        <w:t>保单主险为</w:t>
      </w:r>
      <w:r w:rsidRPr="006156C4">
        <w:rPr>
          <w:rFonts w:hint="eastAsia"/>
        </w:rPr>
        <w:t>关爱康健医疗保险</w:t>
      </w:r>
      <w:r>
        <w:rPr>
          <w:rFonts w:hint="eastAsia"/>
        </w:rPr>
        <w:t>，且当前最新的“是否自动续保”选项为“是”；</w:t>
      </w:r>
    </w:p>
    <w:p w:rsidR="00C3032D" w:rsidRDefault="00C3032D" w:rsidP="00C3032D">
      <w:pPr>
        <w:widowControl/>
        <w:numPr>
          <w:ilvl w:val="0"/>
          <w:numId w:val="42"/>
        </w:numPr>
        <w:jc w:val="left"/>
      </w:pPr>
      <w:r>
        <w:rPr>
          <w:rFonts w:hint="eastAsia"/>
        </w:rPr>
        <w:t>保单有效，且没有被保全、理赔等业务锁住；</w:t>
      </w:r>
    </w:p>
    <w:p w:rsidR="00C3032D" w:rsidRPr="00430BC2" w:rsidRDefault="00C3032D" w:rsidP="00C3032D">
      <w:pPr>
        <w:numPr>
          <w:ilvl w:val="0"/>
          <w:numId w:val="42"/>
        </w:numPr>
        <w:rPr>
          <w:rFonts w:ascii="Calibri" w:hAnsi="Calibri"/>
        </w:rPr>
      </w:pPr>
      <w:r>
        <w:rPr>
          <w:rFonts w:ascii="Calibri" w:hAnsi="Calibri" w:hint="eastAsia"/>
        </w:rPr>
        <w:t>保单</w:t>
      </w:r>
      <w:r w:rsidRPr="00430BC2">
        <w:rPr>
          <w:rFonts w:ascii="Calibri" w:hAnsi="Calibri" w:hint="eastAsia"/>
        </w:rPr>
        <w:t>不存在状态为“</w:t>
      </w:r>
      <w:r w:rsidRPr="00430BC2">
        <w:rPr>
          <w:rFonts w:ascii="Calibri" w:hAnsi="Calibri"/>
        </w:rPr>
        <w:t>4-</w:t>
      </w:r>
      <w:r w:rsidRPr="00430BC2">
        <w:rPr>
          <w:rFonts w:ascii="Calibri" w:hAnsi="Calibri" w:hint="eastAsia"/>
        </w:rPr>
        <w:t>转账途中”或“</w:t>
      </w:r>
      <w:r w:rsidRPr="00430BC2">
        <w:rPr>
          <w:rFonts w:ascii="Calibri" w:hAnsi="Calibri"/>
        </w:rPr>
        <w:t>6-</w:t>
      </w:r>
      <w:r>
        <w:rPr>
          <w:rFonts w:ascii="Calibri" w:hAnsi="Calibri" w:hint="eastAsia"/>
        </w:rPr>
        <w:t>费用已付”的费用记录；</w:t>
      </w:r>
    </w:p>
    <w:p w:rsidR="00C3032D" w:rsidRDefault="00C3032D" w:rsidP="00C3032D">
      <w:pPr>
        <w:widowControl/>
        <w:numPr>
          <w:ilvl w:val="0"/>
          <w:numId w:val="42"/>
        </w:numPr>
        <w:jc w:val="left"/>
      </w:pPr>
      <w:r>
        <w:rPr>
          <w:rFonts w:hint="eastAsia"/>
        </w:rPr>
        <w:t>险种状态为有效，且保费状态为“正常缴清”；</w:t>
      </w:r>
    </w:p>
    <w:p w:rsidR="00C3032D" w:rsidRDefault="00C3032D" w:rsidP="00C3032D">
      <w:pPr>
        <w:widowControl/>
        <w:numPr>
          <w:ilvl w:val="0"/>
          <w:numId w:val="42"/>
        </w:numPr>
        <w:jc w:val="left"/>
      </w:pPr>
      <w:r>
        <w:rPr>
          <w:rFonts w:hint="eastAsia"/>
        </w:rPr>
        <w:t>存在与之关联投保的</w:t>
      </w:r>
      <w:r w:rsidRPr="0071186F">
        <w:rPr>
          <w:rFonts w:hint="eastAsia"/>
          <w:b/>
        </w:rPr>
        <w:t>有效</w:t>
      </w:r>
      <w:r>
        <w:rPr>
          <w:rFonts w:hint="eastAsia"/>
        </w:rPr>
        <w:t>的长期险保单；（</w:t>
      </w:r>
      <w:r w:rsidRPr="0041559D">
        <w:rPr>
          <w:rFonts w:hint="eastAsia"/>
          <w:i/>
        </w:rPr>
        <w:t>注：可</w:t>
      </w:r>
      <w:r>
        <w:rPr>
          <w:rFonts w:hint="eastAsia"/>
          <w:i/>
        </w:rPr>
        <w:t>关联投保</w:t>
      </w:r>
      <w:r w:rsidRPr="0041559D">
        <w:rPr>
          <w:rFonts w:hint="eastAsia"/>
          <w:i/>
        </w:rPr>
        <w:t>的长期险种为美好生活、美好生活B款、智赢生活、美好赢家，具体参见需求《</w:t>
      </w:r>
      <w:r w:rsidRPr="0041559D">
        <w:rPr>
          <w:i/>
        </w:rPr>
        <w:t>PICC_77910_关于人保寿险关爱康健医疗保险的产品需求（契约和部分保全）</w:t>
      </w:r>
      <w:r w:rsidRPr="0041559D">
        <w:rPr>
          <w:rFonts w:hint="eastAsia"/>
          <w:i/>
        </w:rPr>
        <w:t>》</w:t>
      </w:r>
      <w:r>
        <w:rPr>
          <w:rFonts w:hint="eastAsia"/>
        </w:rPr>
        <w:t>）</w:t>
      </w:r>
    </w:p>
    <w:p w:rsidR="00C3032D" w:rsidRPr="0083631B" w:rsidRDefault="00C3032D" w:rsidP="00C3032D">
      <w:pPr>
        <w:widowControl/>
        <w:jc w:val="left"/>
      </w:pPr>
      <w:r>
        <w:rPr>
          <w:rFonts w:hint="eastAsia"/>
        </w:rPr>
        <w:t>说明：如“</w:t>
      </w:r>
      <w:r w:rsidRPr="006156C4">
        <w:rPr>
          <w:rFonts w:hint="eastAsia"/>
        </w:rPr>
        <w:t>关爱康健医疗保险</w:t>
      </w:r>
      <w:r>
        <w:rPr>
          <w:rFonts w:hint="eastAsia"/>
        </w:rPr>
        <w:t>”保单在责任终止日因保全或理赔等被锁住，则在保单解锁且满足如上条件当日处理该保单的续保。</w:t>
      </w:r>
    </w:p>
    <w:p w:rsidR="00C3032D" w:rsidRDefault="00C3032D" w:rsidP="00C3032D">
      <w:pPr>
        <w:widowControl/>
        <w:numPr>
          <w:ilvl w:val="0"/>
          <w:numId w:val="4"/>
        </w:numPr>
        <w:jc w:val="left"/>
      </w:pPr>
      <w:r w:rsidRPr="00F05D0A">
        <w:rPr>
          <w:rFonts w:hint="eastAsia"/>
        </w:rPr>
        <w:t>批处理</w:t>
      </w:r>
      <w:r>
        <w:rPr>
          <w:rFonts w:hint="eastAsia"/>
        </w:rPr>
        <w:t>执行</w:t>
      </w:r>
      <w:r w:rsidRPr="00F05D0A">
        <w:rPr>
          <w:rFonts w:hint="eastAsia"/>
        </w:rPr>
        <w:t>过程</w:t>
      </w:r>
      <w:r>
        <w:rPr>
          <w:rFonts w:hint="eastAsia"/>
        </w:rPr>
        <w:t>：</w:t>
      </w:r>
    </w:p>
    <w:p w:rsidR="00C3032D" w:rsidRDefault="00C3032D" w:rsidP="00C3032D">
      <w:pPr>
        <w:pStyle w:val="ListParagraph"/>
        <w:numPr>
          <w:ilvl w:val="0"/>
          <w:numId w:val="44"/>
        </w:numPr>
        <w:jc w:val="left"/>
      </w:pPr>
      <w:r>
        <w:rPr>
          <w:rFonts w:hint="eastAsia"/>
        </w:rPr>
        <w:t>针对“</w:t>
      </w:r>
      <w:r w:rsidRPr="006156C4">
        <w:rPr>
          <w:rFonts w:hint="eastAsia"/>
        </w:rPr>
        <w:t>关爱康健医疗保险</w:t>
      </w:r>
      <w:r>
        <w:rPr>
          <w:rFonts w:hint="eastAsia"/>
        </w:rPr>
        <w:t>”，如果续保时超过</w:t>
      </w:r>
      <w:r w:rsidRPr="00B63DC9">
        <w:rPr>
          <w:rFonts w:hint="eastAsia"/>
          <w:b/>
        </w:rPr>
        <w:t>最大可续保年龄</w:t>
      </w:r>
      <w:r>
        <w:rPr>
          <w:rFonts w:hint="eastAsia"/>
          <w:b/>
        </w:rPr>
        <w:t>（</w:t>
      </w:r>
      <w:r>
        <w:rPr>
          <w:rFonts w:hint="eastAsia"/>
          <w:b/>
        </w:rPr>
        <w:t>80</w:t>
      </w:r>
      <w:r>
        <w:rPr>
          <w:rFonts w:hint="eastAsia"/>
          <w:b/>
        </w:rPr>
        <w:t>周岁）</w:t>
      </w:r>
      <w:r>
        <w:rPr>
          <w:rFonts w:hint="eastAsia"/>
        </w:rPr>
        <w:t>，则被保险人投保的险种状态为终止，终止原因“</w:t>
      </w:r>
      <w:r>
        <w:rPr>
          <w:rFonts w:hint="eastAsia"/>
        </w:rPr>
        <w:t>11-</w:t>
      </w:r>
      <w:r>
        <w:rPr>
          <w:rFonts w:hint="eastAsia"/>
        </w:rPr>
        <w:t>到期终止”，对应保单状态为终止，终止原因为“</w:t>
      </w:r>
      <w:r>
        <w:rPr>
          <w:rFonts w:hint="eastAsia"/>
        </w:rPr>
        <w:t>11-</w:t>
      </w:r>
      <w:r>
        <w:rPr>
          <w:rFonts w:hint="eastAsia"/>
        </w:rPr>
        <w:t>到期终止”；</w:t>
      </w:r>
    </w:p>
    <w:p w:rsidR="00C3032D" w:rsidRDefault="00C3032D" w:rsidP="00C3032D">
      <w:pPr>
        <w:pStyle w:val="ListParagraph"/>
        <w:numPr>
          <w:ilvl w:val="0"/>
          <w:numId w:val="44"/>
        </w:numPr>
        <w:jc w:val="left"/>
      </w:pPr>
      <w:r w:rsidRPr="000B5ED4">
        <w:rPr>
          <w:rFonts w:hint="eastAsia"/>
        </w:rPr>
        <w:t>如</w:t>
      </w:r>
      <w:r>
        <w:rPr>
          <w:rFonts w:hint="eastAsia"/>
        </w:rPr>
        <w:t>满足条件的有效险种</w:t>
      </w:r>
      <w:r w:rsidRPr="000B5ED4">
        <w:rPr>
          <w:rFonts w:hint="eastAsia"/>
        </w:rPr>
        <w:t>正常续保，则</w:t>
      </w:r>
      <w:r>
        <w:rPr>
          <w:rFonts w:hint="eastAsia"/>
        </w:rPr>
        <w:t>：</w:t>
      </w:r>
    </w:p>
    <w:p w:rsidR="00C3032D" w:rsidRDefault="00C3032D" w:rsidP="00C3032D">
      <w:pPr>
        <w:pStyle w:val="ListParagraph"/>
        <w:numPr>
          <w:ilvl w:val="0"/>
          <w:numId w:val="45"/>
        </w:numPr>
        <w:jc w:val="left"/>
      </w:pPr>
      <w:r>
        <w:rPr>
          <w:rFonts w:hint="eastAsia"/>
        </w:rPr>
        <w:t>记录</w:t>
      </w:r>
      <w:r w:rsidRPr="000B5ED4">
        <w:rPr>
          <w:rFonts w:hint="eastAsia"/>
        </w:rPr>
        <w:t>险种的生效日期为</w:t>
      </w:r>
      <w:r>
        <w:rPr>
          <w:rFonts w:hint="eastAsia"/>
        </w:rPr>
        <w:t>险种原责任终止日</w:t>
      </w:r>
      <w:r>
        <w:rPr>
          <w:rFonts w:hint="eastAsia"/>
        </w:rPr>
        <w:t>+1</w:t>
      </w:r>
      <w:r>
        <w:rPr>
          <w:rFonts w:hint="eastAsia"/>
        </w:rPr>
        <w:t>，同时更新续保后险种的责任终止日期；</w:t>
      </w:r>
    </w:p>
    <w:p w:rsidR="00C3032D" w:rsidRDefault="00C3032D" w:rsidP="00C3032D">
      <w:pPr>
        <w:widowControl/>
        <w:numPr>
          <w:ilvl w:val="0"/>
          <w:numId w:val="45"/>
        </w:numPr>
        <w:jc w:val="left"/>
      </w:pPr>
      <w:r>
        <w:rPr>
          <w:rFonts w:hint="eastAsia"/>
        </w:rPr>
        <w:t>记录保单生效日为保单原责任终止日+1，同时更新续保后保单的责任终止日期；</w:t>
      </w:r>
    </w:p>
    <w:p w:rsidR="00C3032D" w:rsidRDefault="00C3032D" w:rsidP="00C3032D">
      <w:pPr>
        <w:widowControl/>
        <w:numPr>
          <w:ilvl w:val="0"/>
          <w:numId w:val="45"/>
        </w:numPr>
        <w:jc w:val="left"/>
      </w:pPr>
      <w:r>
        <w:rPr>
          <w:rFonts w:hint="eastAsia"/>
        </w:rPr>
        <w:t>根据续保后的保单生效日重新计算被保人年龄；</w:t>
      </w:r>
    </w:p>
    <w:p w:rsidR="00C3032D" w:rsidRDefault="00C3032D" w:rsidP="00C3032D">
      <w:pPr>
        <w:widowControl/>
        <w:numPr>
          <w:ilvl w:val="0"/>
          <w:numId w:val="45"/>
        </w:numPr>
        <w:jc w:val="left"/>
      </w:pPr>
      <w:r>
        <w:rPr>
          <w:rFonts w:hint="eastAsia"/>
        </w:rPr>
        <w:t>更新险种保费状态为正常缴费，险种保费缴至日期为险种原责任终止日+1。</w:t>
      </w:r>
    </w:p>
    <w:p w:rsidR="00C3032D" w:rsidRDefault="00C3032D" w:rsidP="00C3032D">
      <w:pPr>
        <w:pStyle w:val="Heading4"/>
        <w:rPr>
          <w:ins w:id="207" w:author="Alana Chen" w:date="2016-12-15T11:49:00Z"/>
          <w:lang w:eastAsia="zh-CN"/>
        </w:rPr>
      </w:pPr>
      <w:r>
        <w:rPr>
          <w:rFonts w:hint="eastAsia"/>
          <w:lang w:eastAsia="zh-CN"/>
        </w:rPr>
        <w:t>无满期金到期批处理</w:t>
      </w:r>
    </w:p>
    <w:p w:rsidR="00D16D35" w:rsidRDefault="00BC6796">
      <w:pPr>
        <w:pStyle w:val="Heading5"/>
        <w:rPr>
          <w:ins w:id="208" w:author="Alana Chen" w:date="2016-12-15T11:50:00Z"/>
        </w:rPr>
        <w:pPrChange w:id="209" w:author="Alana Chen" w:date="2016-12-15T11:50:00Z">
          <w:pPr>
            <w:pStyle w:val="Heading4"/>
          </w:pPr>
        </w:pPrChange>
      </w:pPr>
      <w:ins w:id="210" w:author="Alana Chen" w:date="2016-12-15T11:51:00Z">
        <w:r>
          <w:rPr>
            <w:rFonts w:hint="eastAsia"/>
          </w:rPr>
          <w:t>条款描述</w:t>
        </w:r>
      </w:ins>
    </w:p>
    <w:p w:rsidR="00D16D35" w:rsidRDefault="00D16D35">
      <w:pPr>
        <w:rPr>
          <w:ins w:id="211" w:author="Alana Chen" w:date="2016-12-15T11:50:00Z"/>
        </w:rPr>
        <w:pPrChange w:id="212" w:author="Alana Chen" w:date="2016-12-15T11:50:00Z">
          <w:pPr>
            <w:pStyle w:val="Heading4"/>
          </w:pPr>
        </w:pPrChange>
      </w:pPr>
      <w:ins w:id="213" w:author="Alana Chen" w:date="2016-12-15T11:50:00Z">
        <w:r w:rsidRPr="00126CC5">
          <w:rPr>
            <w:noProof/>
          </w:rPr>
          <w:drawing>
            <wp:inline distT="0" distB="0" distL="0" distR="0" wp14:anchorId="0C67383A" wp14:editId="6EE4B74C">
              <wp:extent cx="5278120" cy="9731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8120" cy="973153"/>
                      </a:xfrm>
                      <a:prstGeom prst="rect">
                        <a:avLst/>
                      </a:prstGeom>
                    </pic:spPr>
                  </pic:pic>
                </a:graphicData>
              </a:graphic>
            </wp:inline>
          </w:drawing>
        </w:r>
      </w:ins>
    </w:p>
    <w:p w:rsidR="00D16D35" w:rsidRPr="00D16D35" w:rsidRDefault="00D16D35">
      <w:pPr>
        <w:pStyle w:val="Heading5"/>
        <w:pPrChange w:id="214" w:author="Alana Chen" w:date="2016-12-15T11:50:00Z">
          <w:pPr>
            <w:pStyle w:val="Heading4"/>
          </w:pPr>
        </w:pPrChange>
      </w:pPr>
      <w:ins w:id="215" w:author="Alana Chen" w:date="2016-12-15T11:50:00Z">
        <w:r>
          <w:rPr>
            <w:rFonts w:hint="eastAsia"/>
          </w:rPr>
          <w:t>程序处理</w:t>
        </w:r>
      </w:ins>
    </w:p>
    <w:p w:rsidR="00C3032D" w:rsidRPr="00B228BF" w:rsidRDefault="00C3032D" w:rsidP="00C3032D">
      <w:pPr>
        <w:widowControl/>
        <w:numPr>
          <w:ilvl w:val="0"/>
          <w:numId w:val="47"/>
        </w:numPr>
        <w:jc w:val="left"/>
        <w:rPr>
          <w:lang w:val="x-none"/>
        </w:rPr>
      </w:pPr>
      <w:r>
        <w:rPr>
          <w:rFonts w:hint="eastAsia"/>
          <w:lang w:val="x-none"/>
        </w:rPr>
        <w:t>针对“</w:t>
      </w:r>
      <w:r w:rsidRPr="006156C4">
        <w:rPr>
          <w:rFonts w:hint="eastAsia"/>
        </w:rPr>
        <w:t>关爱康健医疗保险</w:t>
      </w:r>
      <w:r>
        <w:rPr>
          <w:rFonts w:hint="eastAsia"/>
          <w:lang w:val="x-none"/>
        </w:rPr>
        <w:t>”保单，若</w:t>
      </w:r>
      <w:r>
        <w:rPr>
          <w:rFonts w:hint="eastAsia"/>
        </w:rPr>
        <w:t>“是否自动续保”选项为“否”则：</w:t>
      </w:r>
    </w:p>
    <w:p w:rsidR="00C3032D" w:rsidRDefault="00C3032D" w:rsidP="00C3032D">
      <w:pPr>
        <w:widowControl/>
        <w:numPr>
          <w:ilvl w:val="0"/>
          <w:numId w:val="48"/>
        </w:numPr>
        <w:jc w:val="left"/>
      </w:pPr>
      <w:r>
        <w:rPr>
          <w:rFonts w:hint="eastAsia"/>
        </w:rPr>
        <w:t>当保单责任终止日</w:t>
      </w:r>
      <w:ins w:id="216" w:author="Alana Chen" w:date="2016-11-17T11:36:00Z">
        <w:r w:rsidR="00584FC0">
          <w:rPr>
            <w:rFonts w:hint="eastAsia"/>
          </w:rPr>
          <w:t>&lt;</w:t>
        </w:r>
      </w:ins>
      <w:del w:id="217" w:author="Alana Chen" w:date="2016-11-17T11:35:00Z">
        <w:r w:rsidR="00584FC0" w:rsidDel="00584FC0">
          <w:rPr>
            <w:rFonts w:hint="eastAsia"/>
          </w:rPr>
          <w:delText>&gt;</w:delText>
        </w:r>
      </w:del>
      <w:r>
        <w:rPr>
          <w:rFonts w:hint="eastAsia"/>
        </w:rPr>
        <w:t>系统日期时，保单、险种状态为终止，终止原因为“11-到期终止”，此点同系统现状不涉及调整。</w:t>
      </w:r>
    </w:p>
    <w:p w:rsidR="00C3032D" w:rsidRPr="00D016F9" w:rsidRDefault="00C3032D" w:rsidP="00C3032D">
      <w:pPr>
        <w:widowControl/>
        <w:numPr>
          <w:ilvl w:val="0"/>
          <w:numId w:val="47"/>
        </w:numPr>
        <w:jc w:val="left"/>
        <w:rPr>
          <w:lang w:val="x-none"/>
        </w:rPr>
      </w:pPr>
      <w:r>
        <w:rPr>
          <w:rFonts w:hint="eastAsia"/>
          <w:lang w:val="x-none"/>
        </w:rPr>
        <w:t>针对“</w:t>
      </w:r>
      <w:r w:rsidRPr="006156C4">
        <w:rPr>
          <w:rFonts w:hint="eastAsia"/>
        </w:rPr>
        <w:t>关爱康健医疗保险</w:t>
      </w:r>
      <w:r>
        <w:rPr>
          <w:rFonts w:hint="eastAsia"/>
          <w:lang w:val="x-none"/>
        </w:rPr>
        <w:t>”保单，若“是否自动续保”选项为“是”</w:t>
      </w:r>
      <w:del w:id="218" w:author="Alana Chen" w:date="2016-12-15T11:30:00Z">
        <w:r w:rsidDel="004D70C7">
          <w:rPr>
            <w:rFonts w:hint="eastAsia"/>
            <w:lang w:val="x-none"/>
          </w:rPr>
          <w:delText>但</w:delText>
        </w:r>
        <w:r w:rsidRPr="00D016F9" w:rsidDel="004D70C7">
          <w:rPr>
            <w:rFonts w:hint="eastAsia"/>
            <w:b/>
            <w:lang w:val="x-none"/>
          </w:rPr>
          <w:delText>不</w:delText>
        </w:r>
        <w:r w:rsidDel="004D70C7">
          <w:rPr>
            <w:rFonts w:hint="eastAsia"/>
            <w:lang w:val="x-none"/>
          </w:rPr>
          <w:delText>存在</w:delText>
        </w:r>
        <w:r w:rsidDel="004D70C7">
          <w:rPr>
            <w:rFonts w:hint="eastAsia"/>
          </w:rPr>
          <w:delText>与之关联投保的</w:delText>
        </w:r>
        <w:r w:rsidDel="004D70C7">
          <w:rPr>
            <w:rFonts w:hint="eastAsia"/>
            <w:b/>
          </w:rPr>
          <w:delText>有效的</w:delText>
        </w:r>
        <w:r w:rsidDel="004D70C7">
          <w:rPr>
            <w:rFonts w:hint="eastAsia"/>
          </w:rPr>
          <w:delText>长期险保单</w:delText>
        </w:r>
      </w:del>
      <w:r>
        <w:rPr>
          <w:rFonts w:hint="eastAsia"/>
        </w:rPr>
        <w:t>则：</w:t>
      </w:r>
    </w:p>
    <w:p w:rsidR="00C3032D" w:rsidRPr="004D70C7" w:rsidRDefault="004D70C7" w:rsidP="00C3032D">
      <w:pPr>
        <w:pStyle w:val="ListParagraph"/>
        <w:numPr>
          <w:ilvl w:val="0"/>
          <w:numId w:val="48"/>
        </w:numPr>
        <w:jc w:val="left"/>
        <w:rPr>
          <w:ins w:id="219" w:author="Alana Chen" w:date="2016-12-15T11:30:00Z"/>
          <w:lang w:val="x-none"/>
          <w:rPrChange w:id="220" w:author="Alana Chen" w:date="2016-12-15T11:30:00Z">
            <w:rPr>
              <w:ins w:id="221" w:author="Alana Chen" w:date="2016-12-15T11:30:00Z"/>
            </w:rPr>
          </w:rPrChange>
        </w:rPr>
      </w:pPr>
      <w:ins w:id="222" w:author="Alana Chen" w:date="2016-12-15T11:30:00Z">
        <w:r>
          <w:rPr>
            <w:rFonts w:hint="eastAsia"/>
          </w:rPr>
          <w:t>当</w:t>
        </w:r>
        <w:r w:rsidRPr="00EB0662">
          <w:rPr>
            <w:rFonts w:hint="eastAsia"/>
            <w:b/>
            <w:rPrChange w:id="223" w:author="Alana Chen" w:date="2016-12-15T11:46:00Z">
              <w:rPr>
                <w:rFonts w:hint="eastAsia"/>
              </w:rPr>
            </w:rPrChange>
          </w:rPr>
          <w:t>不</w:t>
        </w:r>
        <w:r>
          <w:rPr>
            <w:rFonts w:hint="eastAsia"/>
          </w:rPr>
          <w:t>存在与之</w:t>
        </w:r>
      </w:ins>
      <w:ins w:id="224" w:author="Alana Chen" w:date="2016-12-15T11:31:00Z">
        <w:r>
          <w:rPr>
            <w:rFonts w:hint="eastAsia"/>
          </w:rPr>
          <w:t>关联投保的</w:t>
        </w:r>
        <w:r w:rsidRPr="004D70C7">
          <w:rPr>
            <w:rFonts w:hint="eastAsia"/>
            <w:b/>
            <w:rPrChange w:id="225" w:author="Alana Chen" w:date="2016-12-15T11:31:00Z">
              <w:rPr>
                <w:rFonts w:hint="eastAsia"/>
              </w:rPr>
            </w:rPrChange>
          </w:rPr>
          <w:t>有效</w:t>
        </w:r>
        <w:r>
          <w:rPr>
            <w:rFonts w:hint="eastAsia"/>
          </w:rPr>
          <w:t>的长期险保单：</w:t>
        </w:r>
      </w:ins>
      <w:del w:id="226" w:author="Alana Chen" w:date="2016-12-15T11:30:00Z">
        <w:r w:rsidR="00C3032D" w:rsidDel="004D70C7">
          <w:rPr>
            <w:rFonts w:hint="eastAsia"/>
          </w:rPr>
          <w:delText>当保单责任终止日</w:delText>
        </w:r>
      </w:del>
      <w:del w:id="227" w:author="Alana Chen" w:date="2016-11-17T11:36:00Z">
        <w:r w:rsidR="00C3032D" w:rsidDel="00584FC0">
          <w:rPr>
            <w:rFonts w:hint="eastAsia"/>
          </w:rPr>
          <w:delText>&gt;</w:delText>
        </w:r>
      </w:del>
      <w:del w:id="228" w:author="Alana Chen" w:date="2016-12-15T11:30:00Z">
        <w:r w:rsidR="00C3032D" w:rsidDel="004D70C7">
          <w:rPr>
            <w:rFonts w:hint="eastAsia"/>
          </w:rPr>
          <w:delText>系统日期时，保单、险种状态为终止，终止原因为“</w:delText>
        </w:r>
        <w:r w:rsidR="00C3032D" w:rsidDel="004D70C7">
          <w:rPr>
            <w:rFonts w:hint="eastAsia"/>
          </w:rPr>
          <w:delText>6-</w:delText>
        </w:r>
        <w:r w:rsidR="00C3032D" w:rsidDel="004D70C7">
          <w:rPr>
            <w:rFonts w:hint="eastAsia"/>
          </w:rPr>
          <w:delText>续保终止”。</w:delText>
        </w:r>
      </w:del>
    </w:p>
    <w:p w:rsidR="004D70C7" w:rsidRPr="004D70C7" w:rsidRDefault="004D70C7">
      <w:pPr>
        <w:pStyle w:val="ListParagraph"/>
        <w:numPr>
          <w:ilvl w:val="0"/>
          <w:numId w:val="58"/>
        </w:numPr>
        <w:jc w:val="left"/>
        <w:rPr>
          <w:ins w:id="229" w:author="Alana Chen" w:date="2016-12-15T11:30:00Z"/>
          <w:lang w:val="x-none"/>
          <w:rPrChange w:id="230" w:author="Alana Chen" w:date="2016-12-15T11:30:00Z">
            <w:rPr>
              <w:ins w:id="231" w:author="Alana Chen" w:date="2016-12-15T11:30:00Z"/>
            </w:rPr>
          </w:rPrChange>
        </w:rPr>
        <w:pPrChange w:id="232" w:author="Alana Chen" w:date="2016-12-15T11:30:00Z">
          <w:pPr>
            <w:pStyle w:val="ListParagraph"/>
            <w:numPr>
              <w:numId w:val="48"/>
            </w:numPr>
            <w:ind w:left="720" w:hanging="360"/>
            <w:jc w:val="left"/>
          </w:pPr>
        </w:pPrChange>
      </w:pPr>
      <w:ins w:id="233" w:author="Alana Chen" w:date="2016-12-15T11:30:00Z">
        <w:r>
          <w:rPr>
            <w:rFonts w:hint="eastAsia"/>
          </w:rPr>
          <w:lastRenderedPageBreak/>
          <w:t>当保单责任终止日</w:t>
        </w:r>
        <w:r>
          <w:rPr>
            <w:rFonts w:hint="eastAsia"/>
          </w:rPr>
          <w:t>&lt;</w:t>
        </w:r>
        <w:r>
          <w:rPr>
            <w:rFonts w:hint="eastAsia"/>
          </w:rPr>
          <w:t>系统日期时，保单、险种状态为终止，终止原因为“</w:t>
        </w:r>
        <w:r>
          <w:rPr>
            <w:rFonts w:hint="eastAsia"/>
          </w:rPr>
          <w:t>6-</w:t>
        </w:r>
        <w:r>
          <w:rPr>
            <w:rFonts w:hint="eastAsia"/>
          </w:rPr>
          <w:t>续保终止”。</w:t>
        </w:r>
      </w:ins>
    </w:p>
    <w:p w:rsidR="004D70C7" w:rsidRDefault="004D70C7" w:rsidP="00C3032D">
      <w:pPr>
        <w:pStyle w:val="ListParagraph"/>
        <w:numPr>
          <w:ilvl w:val="0"/>
          <w:numId w:val="48"/>
        </w:numPr>
        <w:jc w:val="left"/>
        <w:rPr>
          <w:ins w:id="234" w:author="Alana Chen" w:date="2016-12-15T11:32:00Z"/>
          <w:lang w:val="x-none"/>
        </w:rPr>
      </w:pPr>
      <w:ins w:id="235" w:author="Alana Chen" w:date="2016-12-15T11:31:00Z">
        <w:r>
          <w:rPr>
            <w:rFonts w:hint="eastAsia"/>
            <w:lang w:val="x-none"/>
          </w:rPr>
          <w:t>当</w:t>
        </w:r>
      </w:ins>
      <w:ins w:id="236" w:author="Alana Chen" w:date="2016-12-15T11:44:00Z">
        <w:r w:rsidR="0025067F">
          <w:rPr>
            <w:rFonts w:hint="eastAsia"/>
            <w:lang w:val="x-none"/>
          </w:rPr>
          <w:t>存在与之关联投保的</w:t>
        </w:r>
        <w:r w:rsidR="0025067F" w:rsidRPr="00EB0662">
          <w:rPr>
            <w:rFonts w:hint="eastAsia"/>
            <w:b/>
            <w:lang w:val="x-none"/>
            <w:rPrChange w:id="237" w:author="Alana Chen" w:date="2016-12-15T11:46:00Z">
              <w:rPr>
                <w:rFonts w:hint="eastAsia"/>
                <w:lang w:val="x-none"/>
              </w:rPr>
            </w:rPrChange>
          </w:rPr>
          <w:t>有效</w:t>
        </w:r>
        <w:r w:rsidR="0025067F">
          <w:rPr>
            <w:rFonts w:hint="eastAsia"/>
            <w:lang w:val="x-none"/>
          </w:rPr>
          <w:t>的长期险保单，且</w:t>
        </w:r>
      </w:ins>
      <w:ins w:id="238" w:author="Alana Chen" w:date="2016-12-15T11:31:00Z">
        <w:r>
          <w:rPr>
            <w:rFonts w:hint="eastAsia"/>
            <w:lang w:val="x-none"/>
          </w:rPr>
          <w:t>“保费逾期未付选择”选择为“</w:t>
        </w:r>
        <w:r>
          <w:rPr>
            <w:rFonts w:hint="eastAsia"/>
            <w:lang w:val="x-none"/>
          </w:rPr>
          <w:t>1-</w:t>
        </w:r>
        <w:r>
          <w:rPr>
            <w:rFonts w:hint="eastAsia"/>
            <w:lang w:val="x-none"/>
          </w:rPr>
          <w:t>合同中止”，保单生效日后</w:t>
        </w:r>
        <w:r>
          <w:rPr>
            <w:rFonts w:hint="eastAsia"/>
            <w:lang w:val="x-none"/>
          </w:rPr>
          <w:t>60</w:t>
        </w:r>
        <w:r>
          <w:rPr>
            <w:rFonts w:hint="eastAsia"/>
            <w:lang w:val="x-none"/>
          </w:rPr>
          <w:t>天内（系统处理</w:t>
        </w:r>
      </w:ins>
      <w:ins w:id="239" w:author="Alana Chen" w:date="2016-12-15T11:32:00Z">
        <w:r>
          <w:rPr>
            <w:rFonts w:hint="eastAsia"/>
            <w:lang w:val="x-none"/>
          </w:rPr>
          <w:t>时间为：保单生效日</w:t>
        </w:r>
        <w:r>
          <w:rPr>
            <w:rFonts w:hint="eastAsia"/>
            <w:lang w:val="x-none"/>
          </w:rPr>
          <w:t>+68</w:t>
        </w:r>
        <w:r>
          <w:rPr>
            <w:rFonts w:hint="eastAsia"/>
            <w:lang w:val="x-none"/>
          </w:rPr>
          <w:t>天</w:t>
        </w:r>
      </w:ins>
      <w:ins w:id="240" w:author="Alana Chen" w:date="2016-12-15T11:31:00Z">
        <w:r>
          <w:rPr>
            <w:rFonts w:hint="eastAsia"/>
            <w:lang w:val="x-none"/>
          </w:rPr>
          <w:t>）</w:t>
        </w:r>
      </w:ins>
      <w:ins w:id="241" w:author="Alana Chen" w:date="2016-12-15T11:32:00Z">
        <w:r>
          <w:rPr>
            <w:rFonts w:hint="eastAsia"/>
            <w:lang w:val="x-none"/>
          </w:rPr>
          <w:t>没有缴纳续保保费：</w:t>
        </w:r>
      </w:ins>
    </w:p>
    <w:p w:rsidR="004D70C7" w:rsidRPr="004D70C7" w:rsidRDefault="004D70C7">
      <w:pPr>
        <w:pStyle w:val="ListParagraph"/>
        <w:numPr>
          <w:ilvl w:val="0"/>
          <w:numId w:val="60"/>
        </w:numPr>
        <w:jc w:val="left"/>
        <w:rPr>
          <w:ins w:id="242" w:author="Alana Chen" w:date="2016-12-15T11:32:00Z"/>
          <w:lang w:val="x-none"/>
          <w:rPrChange w:id="243" w:author="Alana Chen" w:date="2016-12-15T11:32:00Z">
            <w:rPr>
              <w:ins w:id="244" w:author="Alana Chen" w:date="2016-12-15T11:32:00Z"/>
            </w:rPr>
          </w:rPrChange>
        </w:rPr>
        <w:pPrChange w:id="245" w:author="Alana Chen" w:date="2016-12-15T11:32:00Z">
          <w:pPr>
            <w:pStyle w:val="ListParagraph"/>
            <w:numPr>
              <w:numId w:val="48"/>
            </w:numPr>
            <w:ind w:left="720" w:hanging="360"/>
            <w:jc w:val="left"/>
          </w:pPr>
        </w:pPrChange>
      </w:pPr>
      <w:ins w:id="246" w:author="Alana Chen" w:date="2016-12-15T11:32:00Z">
        <w:r>
          <w:rPr>
            <w:rFonts w:hint="eastAsia"/>
            <w:lang w:val="x-none"/>
          </w:rPr>
          <w:t>更新险种的责任终止日期为险种生效日</w:t>
        </w:r>
        <w:r>
          <w:rPr>
            <w:rFonts w:hint="eastAsia"/>
            <w:lang w:val="x-none"/>
          </w:rPr>
          <w:t>+69</w:t>
        </w:r>
        <w:r>
          <w:rPr>
            <w:rFonts w:hint="eastAsia"/>
            <w:lang w:val="x-none"/>
          </w:rPr>
          <w:t>，险种状态更新为</w:t>
        </w:r>
        <w:r>
          <w:rPr>
            <w:rFonts w:hint="eastAsia"/>
          </w:rPr>
          <w:t>终止，终止原因“</w:t>
        </w:r>
        <w:r>
          <w:rPr>
            <w:rFonts w:hint="eastAsia"/>
          </w:rPr>
          <w:t>Y-</w:t>
        </w:r>
        <w:r>
          <w:rPr>
            <w:rFonts w:hint="eastAsia"/>
          </w:rPr>
          <w:t>逾期未缴终止”；</w:t>
        </w:r>
      </w:ins>
    </w:p>
    <w:p w:rsidR="004D70C7" w:rsidRPr="00C7558F" w:rsidRDefault="004D70C7">
      <w:pPr>
        <w:pStyle w:val="ListParagraph"/>
        <w:numPr>
          <w:ilvl w:val="0"/>
          <w:numId w:val="60"/>
        </w:numPr>
        <w:jc w:val="left"/>
        <w:rPr>
          <w:ins w:id="247" w:author="Alana Chen" w:date="2016-12-15T11:34:00Z"/>
          <w:lang w:val="x-none"/>
          <w:rPrChange w:id="248" w:author="Alana Chen" w:date="2016-12-15T11:34:00Z">
            <w:rPr>
              <w:ins w:id="249" w:author="Alana Chen" w:date="2016-12-15T11:34:00Z"/>
            </w:rPr>
          </w:rPrChange>
        </w:rPr>
        <w:pPrChange w:id="250" w:author="Alana Chen" w:date="2016-12-15T11:32:00Z">
          <w:pPr>
            <w:pStyle w:val="ListParagraph"/>
            <w:numPr>
              <w:numId w:val="48"/>
            </w:numPr>
            <w:ind w:left="720" w:hanging="360"/>
            <w:jc w:val="left"/>
          </w:pPr>
        </w:pPrChange>
      </w:pPr>
      <w:ins w:id="251" w:author="Alana Chen" w:date="2016-12-15T11:32:00Z">
        <w:r>
          <w:rPr>
            <w:rFonts w:hint="eastAsia"/>
            <w:lang w:val="x-none"/>
          </w:rPr>
          <w:t>更新保单的责任终止日期为保单生效日</w:t>
        </w:r>
        <w:r>
          <w:rPr>
            <w:rFonts w:hint="eastAsia"/>
            <w:lang w:val="x-none"/>
          </w:rPr>
          <w:t>+69</w:t>
        </w:r>
        <w:r>
          <w:rPr>
            <w:rFonts w:hint="eastAsia"/>
            <w:lang w:val="x-none"/>
          </w:rPr>
          <w:t>，保单状态更新为</w:t>
        </w:r>
        <w:r>
          <w:rPr>
            <w:rFonts w:hint="eastAsia"/>
          </w:rPr>
          <w:t>终止，终止原因“</w:t>
        </w:r>
        <w:r>
          <w:rPr>
            <w:rFonts w:hint="eastAsia"/>
          </w:rPr>
          <w:t>Y-</w:t>
        </w:r>
        <w:r>
          <w:rPr>
            <w:rFonts w:hint="eastAsia"/>
          </w:rPr>
          <w:t>逾期未缴终止”；</w:t>
        </w:r>
      </w:ins>
    </w:p>
    <w:p w:rsidR="00C7558F" w:rsidRPr="00D016F9" w:rsidDel="0025067F" w:rsidRDefault="00C7558F" w:rsidP="00C7558F">
      <w:pPr>
        <w:pStyle w:val="ListParagraph"/>
        <w:numPr>
          <w:ilvl w:val="0"/>
          <w:numId w:val="48"/>
        </w:numPr>
        <w:jc w:val="left"/>
        <w:rPr>
          <w:del w:id="252" w:author="Alana Chen" w:date="2016-12-15T11:44:00Z"/>
          <w:lang w:val="x-none"/>
        </w:rPr>
      </w:pPr>
    </w:p>
    <w:p w:rsidR="00C3032D" w:rsidRPr="005A7393" w:rsidRDefault="00C3032D" w:rsidP="00C3032D">
      <w:pPr>
        <w:widowControl/>
        <w:numPr>
          <w:ilvl w:val="0"/>
          <w:numId w:val="47"/>
        </w:numPr>
        <w:jc w:val="left"/>
        <w:rPr>
          <w:lang w:val="x-none"/>
        </w:rPr>
      </w:pPr>
      <w:r>
        <w:rPr>
          <w:rFonts w:hint="eastAsia"/>
          <w:lang w:val="x-none"/>
        </w:rPr>
        <w:t>非“</w:t>
      </w:r>
      <w:r w:rsidRPr="006156C4">
        <w:rPr>
          <w:rFonts w:hint="eastAsia"/>
        </w:rPr>
        <w:t>关爱康健医疗保险</w:t>
      </w:r>
      <w:r>
        <w:rPr>
          <w:rFonts w:hint="eastAsia"/>
          <w:lang w:val="x-none"/>
        </w:rPr>
        <w:t>”产品处理逻辑不变。</w:t>
      </w:r>
    </w:p>
    <w:p w:rsidR="00C3032D" w:rsidRDefault="00C3032D" w:rsidP="00C3032D">
      <w:pPr>
        <w:pStyle w:val="Heading4"/>
      </w:pPr>
      <w:proofErr w:type="spellStart"/>
      <w:r>
        <w:rPr>
          <w:rFonts w:hint="eastAsia"/>
        </w:rPr>
        <w:t>续期保费抽档</w:t>
      </w:r>
      <w:bookmarkEnd w:id="206"/>
      <w:proofErr w:type="spellEnd"/>
    </w:p>
    <w:p w:rsidR="00C3032D" w:rsidRDefault="00C3032D" w:rsidP="00C3032D">
      <w:pPr>
        <w:widowControl/>
        <w:numPr>
          <w:ilvl w:val="0"/>
          <w:numId w:val="36"/>
        </w:numPr>
        <w:jc w:val="left"/>
        <w:rPr>
          <w:lang w:val="x-none"/>
        </w:rPr>
      </w:pPr>
      <w:r>
        <w:rPr>
          <w:rFonts w:hint="eastAsia"/>
          <w:lang w:val="x-none"/>
        </w:rPr>
        <w:t>针对“</w:t>
      </w:r>
      <w:r w:rsidRPr="006156C4">
        <w:rPr>
          <w:rFonts w:hint="eastAsia"/>
        </w:rPr>
        <w:t>关爱康健医疗保险</w:t>
      </w:r>
      <w:r>
        <w:rPr>
          <w:rFonts w:hint="eastAsia"/>
          <w:lang w:val="x-none"/>
        </w:rPr>
        <w:t>”，第一个保单年度的保费基于投保时（即投保日期）被保人的年龄以及对应的首年费率计算；续保年度的保费按照续保当年被保人的实际年龄以及续年费率计算。</w:t>
      </w:r>
    </w:p>
    <w:p w:rsidR="00C3032D" w:rsidRDefault="00C3032D" w:rsidP="00C3032D">
      <w:pPr>
        <w:widowControl/>
        <w:numPr>
          <w:ilvl w:val="0"/>
          <w:numId w:val="36"/>
        </w:numPr>
        <w:jc w:val="left"/>
        <w:rPr>
          <w:lang w:val="x-none"/>
        </w:rPr>
      </w:pPr>
      <w:r>
        <w:rPr>
          <w:rFonts w:hint="eastAsia"/>
          <w:lang w:val="x-none"/>
        </w:rPr>
        <w:t>如上规则适用于前台续期保费逐单、批次、批次补充抽档及后台续期保费抽档批处理。</w:t>
      </w:r>
    </w:p>
    <w:p w:rsidR="00C3032D" w:rsidRDefault="00C3032D" w:rsidP="00C3032D">
      <w:pPr>
        <w:widowControl/>
        <w:numPr>
          <w:ilvl w:val="0"/>
          <w:numId w:val="36"/>
        </w:numPr>
        <w:jc w:val="left"/>
        <w:rPr>
          <w:lang w:val="x-none"/>
        </w:rPr>
      </w:pPr>
      <w:r>
        <w:rPr>
          <w:rFonts w:hint="eastAsia"/>
          <w:lang w:val="x-none"/>
        </w:rPr>
        <w:t>首年费率、续年费率表如下：（</w:t>
      </w:r>
      <w:r w:rsidRPr="00EC3A0E">
        <w:rPr>
          <w:rFonts w:hint="eastAsia"/>
          <w:i/>
          <w:lang w:val="x-none"/>
        </w:rPr>
        <w:t>如下费率表已在【产品定义】-【</w:t>
      </w:r>
      <w:proofErr w:type="spellStart"/>
      <w:r w:rsidRPr="00EC3A0E">
        <w:rPr>
          <w:rFonts w:hint="eastAsia"/>
          <w:i/>
          <w:lang w:val="x-none"/>
        </w:rPr>
        <w:t>保费数据】中定义</w:t>
      </w:r>
      <w:proofErr w:type="spellEnd"/>
      <w:r>
        <w:rPr>
          <w:rFonts w:hint="eastAsia"/>
          <w:lang w:val="x-none"/>
        </w:rPr>
        <w:t>）</w:t>
      </w:r>
    </w:p>
    <w:bookmarkStart w:id="253" w:name="_MON_1540109639"/>
    <w:bookmarkEnd w:id="253"/>
    <w:bookmarkStart w:id="254" w:name="_MON_1540109294"/>
    <w:bookmarkEnd w:id="254"/>
    <w:p w:rsidR="00C3032D" w:rsidRDefault="00C3032D" w:rsidP="00C3032D">
      <w:pPr>
        <w:widowControl/>
        <w:ind w:left="360"/>
        <w:jc w:val="left"/>
        <w:rPr>
          <w:lang w:val="x-none"/>
        </w:rPr>
      </w:pPr>
      <w:r>
        <w:rPr>
          <w:lang w:val="x-none"/>
        </w:rPr>
        <w:object w:dxaOrig="1534" w:dyaOrig="9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8pt" o:ole="">
            <v:imagedata r:id="rId28" o:title=""/>
          </v:shape>
          <o:OLEObject Type="Embed" ProgID="Word.Document.8" ShapeID="_x0000_i1025" DrawAspect="Icon" ObjectID="_1552548463" r:id="rId29">
            <o:FieldCodes>\s</o:FieldCodes>
          </o:OLEObject>
        </w:object>
      </w:r>
    </w:p>
    <w:p w:rsidR="00C3032D" w:rsidRDefault="00C3032D" w:rsidP="00C3032D">
      <w:pPr>
        <w:widowControl/>
        <w:numPr>
          <w:ilvl w:val="0"/>
          <w:numId w:val="36"/>
        </w:numPr>
        <w:jc w:val="left"/>
        <w:rPr>
          <w:lang w:val="x-none"/>
        </w:rPr>
      </w:pPr>
      <w:r>
        <w:rPr>
          <w:rFonts w:hint="eastAsia"/>
          <w:lang w:val="x-none"/>
        </w:rPr>
        <w:t>举例说明：</w:t>
      </w:r>
    </w:p>
    <w:p w:rsidR="00C3032D" w:rsidRDefault="00C3032D" w:rsidP="00C3032D">
      <w:pPr>
        <w:numPr>
          <w:ilvl w:val="0"/>
          <w:numId w:val="5"/>
        </w:numPr>
        <w:rPr>
          <w:lang w:val="x-none"/>
        </w:rPr>
      </w:pPr>
      <w:r>
        <w:rPr>
          <w:rFonts w:hint="eastAsia"/>
          <w:lang w:val="x-none"/>
        </w:rPr>
        <w:t>保单A（年交），投保日期为2016-8-1，保单生效日为2016-8-15，被保人生日为1987-8-10。投保时被保人年龄为28，假设保障计划选择：计划一，保单首期保费根据被保险人年龄28周岁所对应的</w:t>
      </w:r>
      <w:r w:rsidRPr="00CA09C7">
        <w:rPr>
          <w:rFonts w:hint="eastAsia"/>
          <w:b/>
          <w:lang w:val="x-none"/>
        </w:rPr>
        <w:t>首年费率</w:t>
      </w:r>
      <w:r>
        <w:rPr>
          <w:rFonts w:hint="eastAsia"/>
          <w:lang w:val="x-none"/>
        </w:rPr>
        <w:t>为303元。</w:t>
      </w:r>
    </w:p>
    <w:p w:rsidR="00C3032D" w:rsidRDefault="00C3032D" w:rsidP="00C3032D">
      <w:pPr>
        <w:ind w:left="720"/>
        <w:rPr>
          <w:lang w:val="x-none"/>
        </w:rPr>
      </w:pPr>
      <w:r>
        <w:rPr>
          <w:rFonts w:hint="eastAsia"/>
          <w:lang w:val="x-none"/>
        </w:rPr>
        <w:t>续保一年，2017-08-15所交保费根据被保人年龄为30周岁所对应的</w:t>
      </w:r>
      <w:r w:rsidRPr="00664C54">
        <w:rPr>
          <w:rFonts w:hint="eastAsia"/>
          <w:b/>
          <w:lang w:val="x-none"/>
        </w:rPr>
        <w:t>续年费率</w:t>
      </w:r>
      <w:r>
        <w:rPr>
          <w:rFonts w:hint="eastAsia"/>
          <w:lang w:val="x-none"/>
        </w:rPr>
        <w:t>为318元交纳。</w:t>
      </w:r>
    </w:p>
    <w:p w:rsidR="00C3032D" w:rsidRDefault="00C3032D" w:rsidP="00C3032D">
      <w:pPr>
        <w:pStyle w:val="Heading4"/>
      </w:pPr>
      <w:bookmarkStart w:id="255" w:name="_Toc459212499"/>
      <w:proofErr w:type="spellStart"/>
      <w:r>
        <w:rPr>
          <w:rFonts w:hint="eastAsia"/>
        </w:rPr>
        <w:t>续期转实收</w:t>
      </w:r>
      <w:bookmarkEnd w:id="255"/>
      <w:proofErr w:type="spellEnd"/>
    </w:p>
    <w:p w:rsidR="00C3032D" w:rsidRPr="00942235" w:rsidRDefault="00C3032D" w:rsidP="00C3032D">
      <w:pPr>
        <w:ind w:left="360"/>
        <w:rPr>
          <w:lang w:val="x-none"/>
        </w:rPr>
      </w:pPr>
      <w:r>
        <w:rPr>
          <w:rFonts w:hint="eastAsia"/>
          <w:lang w:val="x-none"/>
        </w:rPr>
        <w:t>同系统现有处理不涉及调整。</w:t>
      </w:r>
    </w:p>
    <w:p w:rsidR="00C3032D" w:rsidRDefault="00C3032D" w:rsidP="00C3032D">
      <w:pPr>
        <w:pStyle w:val="Heading4"/>
      </w:pPr>
      <w:bookmarkStart w:id="256" w:name="_Toc459212501"/>
      <w:proofErr w:type="spellStart"/>
      <w:r>
        <w:rPr>
          <w:rFonts w:hint="eastAsia"/>
        </w:rPr>
        <w:t>续期实收转出</w:t>
      </w:r>
      <w:bookmarkEnd w:id="256"/>
      <w:proofErr w:type="spellEnd"/>
    </w:p>
    <w:p w:rsidR="00C3032D" w:rsidRPr="00FE5218" w:rsidRDefault="00C3032D" w:rsidP="00C3032D">
      <w:pPr>
        <w:rPr>
          <w:lang w:val="x-none"/>
        </w:rPr>
      </w:pPr>
      <w:r>
        <w:rPr>
          <w:rFonts w:hint="eastAsia"/>
          <w:lang w:val="x-none"/>
        </w:rPr>
        <w:t xml:space="preserve">   同系统现有处理不涉及调整。</w:t>
      </w:r>
    </w:p>
    <w:p w:rsidR="00C3032D" w:rsidRDefault="00C3032D" w:rsidP="00C3032D">
      <w:pPr>
        <w:pStyle w:val="Heading4"/>
      </w:pPr>
      <w:bookmarkStart w:id="257" w:name="_Toc459212502"/>
      <w:proofErr w:type="spellStart"/>
      <w:r>
        <w:rPr>
          <w:rFonts w:hint="eastAsia"/>
        </w:rPr>
        <w:t>续期信函</w:t>
      </w:r>
      <w:bookmarkEnd w:id="257"/>
      <w:proofErr w:type="spellEnd"/>
    </w:p>
    <w:p w:rsidR="00C3032D" w:rsidRDefault="00C3032D" w:rsidP="00C3032D">
      <w:pPr>
        <w:numPr>
          <w:ilvl w:val="0"/>
          <w:numId w:val="6"/>
        </w:numPr>
      </w:pPr>
      <w:r>
        <w:rPr>
          <w:rFonts w:hint="eastAsia"/>
          <w:lang w:val="x-none"/>
        </w:rPr>
        <w:t>“</w:t>
      </w:r>
      <w:r w:rsidRPr="006156C4">
        <w:rPr>
          <w:rFonts w:hint="eastAsia"/>
        </w:rPr>
        <w:t>关爱康健医疗保险</w:t>
      </w:r>
      <w:r>
        <w:rPr>
          <w:rFonts w:hint="eastAsia"/>
          <w:lang w:val="x-none"/>
        </w:rPr>
        <w:t>”</w:t>
      </w:r>
      <w:r>
        <w:rPr>
          <w:rFonts w:hint="eastAsia"/>
        </w:rPr>
        <w:t>产品续期信函的生成逻辑同“人生无忧”产品。</w:t>
      </w:r>
    </w:p>
    <w:p w:rsidR="00C3032D" w:rsidRDefault="00C3032D" w:rsidP="00C3032D">
      <w:pPr>
        <w:numPr>
          <w:ilvl w:val="0"/>
          <w:numId w:val="6"/>
        </w:numPr>
      </w:pPr>
      <w:r>
        <w:rPr>
          <w:rFonts w:hint="eastAsia"/>
          <w:lang w:val="x-none"/>
        </w:rPr>
        <w:t>“</w:t>
      </w:r>
      <w:r w:rsidRPr="006156C4">
        <w:rPr>
          <w:rFonts w:hint="eastAsia"/>
        </w:rPr>
        <w:t>关爱康健医疗保险</w:t>
      </w:r>
      <w:r>
        <w:rPr>
          <w:rFonts w:hint="eastAsia"/>
          <w:lang w:val="x-none"/>
        </w:rPr>
        <w:t>”</w:t>
      </w:r>
      <w:r>
        <w:rPr>
          <w:rFonts w:hint="eastAsia"/>
        </w:rPr>
        <w:t>产品保单的“应交保险费通知书”在如下模板基础上修改红框部分内容。注：</w:t>
      </w:r>
      <w:r w:rsidRPr="00325AAF">
        <w:rPr>
          <w:rFonts w:hint="eastAsia"/>
          <w:b/>
        </w:rPr>
        <w:t>仅针对“</w:t>
      </w:r>
      <w:r w:rsidRPr="00044799">
        <w:rPr>
          <w:rFonts w:hint="eastAsia"/>
          <w:b/>
        </w:rPr>
        <w:t>关爱康健医疗保险</w:t>
      </w:r>
      <w:r w:rsidRPr="00325AAF">
        <w:rPr>
          <w:rFonts w:hint="eastAsia"/>
          <w:b/>
        </w:rPr>
        <w:t>”产品修改</w:t>
      </w:r>
      <w:r>
        <w:rPr>
          <w:rFonts w:hint="eastAsia"/>
        </w:rPr>
        <w:t>，其余产品该信函模板不变。模板字段取值参考《</w:t>
      </w:r>
      <w:r w:rsidRPr="00511A25">
        <w:t>PICC_60843_关于应交保险费通知书模板修改的需求</w:t>
      </w:r>
      <w:r>
        <w:rPr>
          <w:rFonts w:hint="eastAsia"/>
        </w:rPr>
        <w:t>》。</w:t>
      </w:r>
    </w:p>
    <w:p w:rsidR="00C3032D" w:rsidRDefault="00C3032D" w:rsidP="00C3032D">
      <w:pPr>
        <w:ind w:left="720"/>
      </w:pPr>
      <w:r>
        <w:rPr>
          <w:rFonts w:hint="eastAsia"/>
        </w:rPr>
        <w:t>信函模板：</w:t>
      </w:r>
    </w:p>
    <w:bookmarkStart w:id="258" w:name="_MON_1533366335"/>
    <w:bookmarkStart w:id="259" w:name="_MON_1533366356"/>
    <w:bookmarkStart w:id="260" w:name="_MON_1540108052"/>
    <w:bookmarkStart w:id="261" w:name="_MON_1540109012"/>
    <w:bookmarkStart w:id="262" w:name="_MON_1533538838"/>
    <w:bookmarkStart w:id="263" w:name="_MON_1533987532"/>
    <w:bookmarkStart w:id="264" w:name="_MON_1533987747"/>
    <w:bookmarkStart w:id="265" w:name="_MON_1539072267"/>
    <w:bookmarkStart w:id="266" w:name="_MON_1533987853"/>
    <w:bookmarkStart w:id="267" w:name="_MON_1534661874"/>
    <w:bookmarkStart w:id="268" w:name="_MON_1533991002"/>
    <w:bookmarkEnd w:id="258"/>
    <w:bookmarkEnd w:id="259"/>
    <w:bookmarkEnd w:id="260"/>
    <w:bookmarkEnd w:id="261"/>
    <w:bookmarkEnd w:id="262"/>
    <w:bookmarkEnd w:id="263"/>
    <w:bookmarkEnd w:id="264"/>
    <w:bookmarkEnd w:id="265"/>
    <w:bookmarkEnd w:id="266"/>
    <w:bookmarkEnd w:id="267"/>
    <w:bookmarkEnd w:id="268"/>
    <w:bookmarkStart w:id="269" w:name="_MON_1540732302"/>
    <w:bookmarkEnd w:id="269"/>
    <w:p w:rsidR="00C3032D" w:rsidRDefault="00C3032D" w:rsidP="00C3032D">
      <w:pPr>
        <w:ind w:left="360"/>
      </w:pPr>
      <w:r>
        <w:object w:dxaOrig="1551" w:dyaOrig="973">
          <v:shape id="_x0000_i1026" type="#_x0000_t75" style="width:77.25pt;height:48.75pt" o:ole="">
            <v:imagedata r:id="rId30" o:title=""/>
          </v:shape>
          <o:OLEObject Type="Embed" ProgID="Word.Document.8" ShapeID="_x0000_i1026" DrawAspect="Icon" ObjectID="_1552548464" r:id="rId31">
            <o:FieldCodes>\s</o:FieldCodes>
          </o:OLEObject>
        </w:object>
      </w:r>
    </w:p>
    <w:p w:rsidR="00C3032D" w:rsidRPr="00DC02F3" w:rsidRDefault="00C3032D" w:rsidP="00C3032D">
      <w:pPr>
        <w:ind w:left="360"/>
      </w:pPr>
    </w:p>
    <w:p w:rsidR="00C3032D" w:rsidRDefault="00C3032D" w:rsidP="00C3032D">
      <w:pPr>
        <w:ind w:left="360"/>
        <w:rPr>
          <w:noProof/>
        </w:rPr>
      </w:pPr>
      <w:r>
        <w:rPr>
          <w:noProof/>
        </w:rPr>
        <w:lastRenderedPageBreak/>
        <w:drawing>
          <wp:inline distT="0" distB="0" distL="0" distR="0" wp14:anchorId="5758E195" wp14:editId="07D2FE74">
            <wp:extent cx="5486400" cy="2190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190750"/>
                    </a:xfrm>
                    <a:prstGeom prst="rect">
                      <a:avLst/>
                    </a:prstGeom>
                    <a:noFill/>
                    <a:ln>
                      <a:noFill/>
                    </a:ln>
                  </pic:spPr>
                </pic:pic>
              </a:graphicData>
            </a:graphic>
          </wp:inline>
        </w:drawing>
      </w:r>
    </w:p>
    <w:p w:rsidR="00C3032D" w:rsidRPr="00325AAF" w:rsidRDefault="00C3032D" w:rsidP="00C3032D">
      <w:pPr>
        <w:ind w:left="360"/>
        <w:rPr>
          <w:b/>
          <w:noProof/>
        </w:rPr>
      </w:pPr>
      <w:r w:rsidRPr="00325AAF">
        <w:rPr>
          <w:rFonts w:hint="eastAsia"/>
          <w:b/>
          <w:noProof/>
        </w:rPr>
        <w:t>修改为：</w:t>
      </w:r>
    </w:p>
    <w:p w:rsidR="00C3032D" w:rsidRPr="00325AAF" w:rsidRDefault="00C3032D" w:rsidP="00C3032D">
      <w:pPr>
        <w:spacing w:line="276" w:lineRule="auto"/>
        <w:ind w:left="360"/>
        <w:rPr>
          <w:noProof/>
        </w:rPr>
      </w:pPr>
      <w:r w:rsidRPr="00325AAF">
        <w:rPr>
          <w:rFonts w:hint="eastAsia"/>
          <w:noProof/>
        </w:rPr>
        <w:t>公司提示：</w:t>
      </w:r>
    </w:p>
    <w:p w:rsidR="00C3032D" w:rsidRDefault="00C3032D" w:rsidP="00C3032D">
      <w:pPr>
        <w:spacing w:line="276" w:lineRule="auto"/>
        <w:ind w:left="360" w:firstLine="420"/>
        <w:rPr>
          <w:noProof/>
        </w:rPr>
      </w:pPr>
      <w:r w:rsidRPr="00325AAF">
        <w:rPr>
          <w:rFonts w:hint="eastAsia"/>
          <w:noProof/>
        </w:rPr>
        <w:t>如果您对上述信息存有疑问，或者需要对保险合同的内容进行变更，请您在****年**月**日之前联系我们并办理必要手续。</w:t>
      </w:r>
    </w:p>
    <w:p w:rsidR="00C3032D" w:rsidRDefault="00C3032D" w:rsidP="00C3032D">
      <w:pPr>
        <w:spacing w:line="276" w:lineRule="auto"/>
        <w:ind w:left="360" w:firstLine="420"/>
        <w:rPr>
          <w:noProof/>
        </w:rPr>
      </w:pPr>
      <w:r w:rsidRPr="00325AAF">
        <w:rPr>
          <w:rFonts w:hint="eastAsia"/>
          <w:noProof/>
        </w:rPr>
        <w:t>如果您已经授权我公司进行银行转账扣款，请您在****年**月**日之前存入足够的款项。请注</w:t>
      </w:r>
      <w:r w:rsidRPr="00DC02F3">
        <w:rPr>
          <w:rFonts w:hint="eastAsia"/>
          <w:noProof/>
        </w:rPr>
        <w:t>意除保险费外，还应有银行规定的账户最低有效余额，以确保账户有效</w:t>
      </w:r>
      <w:r>
        <w:rPr>
          <w:rFonts w:hint="eastAsia"/>
          <w:noProof/>
        </w:rPr>
        <w:t>。</w:t>
      </w:r>
    </w:p>
    <w:p w:rsidR="00C3032D" w:rsidRDefault="00C3032D" w:rsidP="00C3032D">
      <w:pPr>
        <w:spacing w:line="276" w:lineRule="auto"/>
        <w:ind w:left="360" w:firstLine="420"/>
        <w:rPr>
          <w:noProof/>
        </w:rPr>
      </w:pPr>
      <w:r w:rsidRPr="00325AAF">
        <w:rPr>
          <w:rFonts w:hint="eastAsia"/>
          <w:noProof/>
        </w:rPr>
        <w:t>如果您尚未授权我公司进行银行转账扣款，请您在****年**月**日之前联系我们并办理相关的授权手续。</w:t>
      </w:r>
    </w:p>
    <w:p w:rsidR="00C3032D" w:rsidRDefault="00C3032D" w:rsidP="00C3032D">
      <w:pPr>
        <w:spacing w:line="276" w:lineRule="auto"/>
        <w:ind w:left="360" w:firstLine="420"/>
        <w:rPr>
          <w:noProof/>
        </w:rPr>
      </w:pPr>
      <w:r w:rsidRPr="00325AAF">
        <w:rPr>
          <w:rFonts w:hint="eastAsia"/>
          <w:noProof/>
        </w:rPr>
        <w:t>本通知书为善意提醒，如已交保险费请见谅；保费划账成功后，请注意查收《银行转账交纳保险费对账单》。</w:t>
      </w:r>
    </w:p>
    <w:p w:rsidR="00C3032D" w:rsidRDefault="00C3032D" w:rsidP="00C3032D">
      <w:pPr>
        <w:spacing w:line="276" w:lineRule="auto"/>
        <w:ind w:left="360" w:firstLine="420"/>
        <w:rPr>
          <w:noProof/>
        </w:rPr>
      </w:pPr>
      <w:r w:rsidRPr="00325AAF">
        <w:rPr>
          <w:rFonts w:hint="eastAsia"/>
          <w:noProof/>
        </w:rPr>
        <w:t>若您选择在保险期届满后不再续保，则需于保险期届满10日前到我公司办理终止手续。否则视为同意续保，经我公司核保后，继续收费承保。本公司保留重新核保、终止续保的权利。</w:t>
      </w:r>
    </w:p>
    <w:p w:rsidR="00C3032D" w:rsidRDefault="00C3032D" w:rsidP="00C3032D">
      <w:pPr>
        <w:spacing w:line="276" w:lineRule="auto"/>
        <w:ind w:left="360" w:firstLine="420"/>
        <w:rPr>
          <w:noProof/>
        </w:rPr>
      </w:pPr>
      <w:r w:rsidRPr="00325AAF">
        <w:rPr>
          <w:rFonts w:hint="eastAsia"/>
          <w:noProof/>
        </w:rPr>
        <w:t>续期保险费是按照续保时被保险人实际年龄的费率</w:t>
      </w:r>
      <w:del w:id="270" w:author="Alana Chen" w:date="2016-11-28T11:28:00Z">
        <w:r w:rsidDel="00CB7829">
          <w:rPr>
            <w:rFonts w:hint="eastAsia"/>
            <w:noProof/>
          </w:rPr>
          <w:delText>及每年的</w:delText>
        </w:r>
        <w:r w:rsidRPr="00325AAF" w:rsidDel="00CB7829">
          <w:rPr>
            <w:rFonts w:hint="eastAsia"/>
            <w:noProof/>
          </w:rPr>
          <w:delText>医疗通胀因子</w:delText>
        </w:r>
      </w:del>
      <w:r w:rsidRPr="00325AAF">
        <w:rPr>
          <w:rFonts w:hint="eastAsia"/>
          <w:noProof/>
        </w:rPr>
        <w:t>计算，在您交纳续期保费时，请核对上述险种的保险费是否因被保险人年龄</w:t>
      </w:r>
      <w:del w:id="271" w:author="Alana Chen" w:date="2016-11-28T11:28:00Z">
        <w:r w:rsidDel="00CB7829">
          <w:rPr>
            <w:rFonts w:hint="eastAsia"/>
            <w:noProof/>
          </w:rPr>
          <w:delText>及医疗通胀因子</w:delText>
        </w:r>
      </w:del>
      <w:r>
        <w:rPr>
          <w:rFonts w:hint="eastAsia"/>
          <w:noProof/>
        </w:rPr>
        <w:t>增长而增加，避免因交费账户余额不足造成保单终止</w:t>
      </w:r>
      <w:r w:rsidRPr="00325AAF">
        <w:rPr>
          <w:rFonts w:hint="eastAsia"/>
          <w:noProof/>
        </w:rPr>
        <w:t>。</w:t>
      </w:r>
    </w:p>
    <w:p w:rsidR="00C3032D" w:rsidRDefault="00C3032D" w:rsidP="00C3032D">
      <w:pPr>
        <w:spacing w:line="276" w:lineRule="auto"/>
        <w:ind w:left="360" w:firstLine="420"/>
        <w:rPr>
          <w:noProof/>
        </w:rPr>
      </w:pPr>
      <w:r w:rsidRPr="00325AAF">
        <w:rPr>
          <w:rFonts w:hint="eastAsia"/>
          <w:noProof/>
        </w:rPr>
        <w:t>如果还需要了解更多的保单信息或者需要获得公司的保险服务，您可以联系您的客户服务专员，也可以直接致电我公司的全国统一客户服务电话4008895518，或登录我公司网站</w:t>
      </w:r>
      <w:hyperlink r:id="rId33" w:history="1">
        <w:r w:rsidRPr="00325AAF">
          <w:rPr>
            <w:rFonts w:hint="eastAsia"/>
            <w:noProof/>
          </w:rPr>
          <w:t>www.picclife.com</w:t>
        </w:r>
      </w:hyperlink>
      <w:r w:rsidRPr="00325AAF">
        <w:rPr>
          <w:rFonts w:hint="eastAsia"/>
          <w:noProof/>
        </w:rPr>
        <w:t>。</w:t>
      </w:r>
    </w:p>
    <w:p w:rsidR="00C3032D" w:rsidRDefault="00C3032D" w:rsidP="00C3032D">
      <w:pPr>
        <w:ind w:left="360"/>
      </w:pPr>
    </w:p>
    <w:p w:rsidR="00C3032D" w:rsidRPr="00D50395" w:rsidRDefault="00C3032D" w:rsidP="00C3032D">
      <w:pPr>
        <w:numPr>
          <w:ilvl w:val="0"/>
          <w:numId w:val="6"/>
        </w:numPr>
        <w:rPr>
          <w:lang w:val="x-none"/>
        </w:rPr>
      </w:pPr>
      <w:r>
        <w:rPr>
          <w:rFonts w:hint="eastAsia"/>
          <w:lang w:val="x-none"/>
        </w:rPr>
        <w:t xml:space="preserve"> “</w:t>
      </w:r>
      <w:r w:rsidRPr="006156C4">
        <w:rPr>
          <w:rFonts w:hint="eastAsia"/>
        </w:rPr>
        <w:t>关爱康健医疗保险</w:t>
      </w:r>
      <w:r>
        <w:rPr>
          <w:rFonts w:hint="eastAsia"/>
          <w:lang w:val="x-none"/>
        </w:rPr>
        <w:t>”</w:t>
      </w:r>
      <w:r>
        <w:rPr>
          <w:rFonts w:hint="eastAsia"/>
        </w:rPr>
        <w:t>产品保单的“</w:t>
      </w:r>
      <w:r w:rsidRPr="007D4F7F">
        <w:rPr>
          <w:rFonts w:hint="eastAsia"/>
          <w:lang w:val="x-none"/>
        </w:rPr>
        <w:t>应交续期保费</w:t>
      </w:r>
      <w:r>
        <w:rPr>
          <w:rFonts w:hint="eastAsia"/>
          <w:lang w:val="x-none"/>
        </w:rPr>
        <w:t>提醒</w:t>
      </w:r>
      <w:r w:rsidRPr="007D4F7F">
        <w:rPr>
          <w:rFonts w:hint="eastAsia"/>
          <w:lang w:val="x-none"/>
        </w:rPr>
        <w:t>通知书</w:t>
      </w:r>
      <w:r>
        <w:rPr>
          <w:rFonts w:hint="eastAsia"/>
        </w:rPr>
        <w:t>”模板如下，同产品“人生无忧”。</w:t>
      </w:r>
    </w:p>
    <w:p w:rsidR="00C3032D" w:rsidRDefault="00C3032D" w:rsidP="00C3032D">
      <w:pPr>
        <w:ind w:left="720"/>
        <w:rPr>
          <w:lang w:val="x-none"/>
        </w:rPr>
      </w:pPr>
      <w:r>
        <w:rPr>
          <w:lang w:val="x-none"/>
        </w:rPr>
        <w:object w:dxaOrig="1373" w:dyaOrig="1138">
          <v:shape id="_x0000_i1027" type="#_x0000_t75" style="width:69pt;height:57pt" o:ole="">
            <v:imagedata r:id="rId34" o:title=""/>
          </v:shape>
          <o:OLEObject Type="Embed" ProgID="AcroExch.Document.11" ShapeID="_x0000_i1027" DrawAspect="Icon" ObjectID="_1552548465" r:id="rId35"/>
        </w:object>
      </w:r>
    </w:p>
    <w:p w:rsidR="00C3032D" w:rsidRDefault="00C3032D" w:rsidP="00C3032D">
      <w:pPr>
        <w:numPr>
          <w:ilvl w:val="0"/>
          <w:numId w:val="6"/>
        </w:numPr>
        <w:rPr>
          <w:lang w:val="x-none"/>
        </w:rPr>
      </w:pPr>
      <w:r>
        <w:rPr>
          <w:rFonts w:hint="eastAsia"/>
          <w:lang w:val="x-none"/>
        </w:rPr>
        <w:t>“</w:t>
      </w:r>
      <w:r w:rsidRPr="006156C4">
        <w:rPr>
          <w:rFonts w:hint="eastAsia"/>
        </w:rPr>
        <w:t>关爱康健医疗保险</w:t>
      </w:r>
      <w:r>
        <w:rPr>
          <w:rFonts w:hint="eastAsia"/>
          <w:lang w:val="x-none"/>
        </w:rPr>
        <w:t>”</w:t>
      </w:r>
      <w:r>
        <w:rPr>
          <w:rFonts w:hint="eastAsia"/>
        </w:rPr>
        <w:t>产品保单的“</w:t>
      </w:r>
      <w:r>
        <w:rPr>
          <w:rFonts w:hint="eastAsia"/>
          <w:lang w:val="x-none"/>
        </w:rPr>
        <w:t>续保</w:t>
      </w:r>
      <w:r w:rsidRPr="007D4F7F">
        <w:rPr>
          <w:rFonts w:hint="eastAsia"/>
          <w:lang w:val="x-none"/>
        </w:rPr>
        <w:t>保单</w:t>
      </w:r>
      <w:r>
        <w:rPr>
          <w:rFonts w:hint="eastAsia"/>
          <w:lang w:val="x-none"/>
        </w:rPr>
        <w:t>转账成功</w:t>
      </w:r>
      <w:r w:rsidRPr="007D4F7F">
        <w:rPr>
          <w:rFonts w:hint="eastAsia"/>
          <w:lang w:val="x-none"/>
        </w:rPr>
        <w:t>通知书</w:t>
      </w:r>
      <w:r>
        <w:rPr>
          <w:rFonts w:hint="eastAsia"/>
        </w:rPr>
        <w:t>”</w:t>
      </w:r>
      <w:r>
        <w:rPr>
          <w:rFonts w:hint="eastAsia"/>
          <w:lang w:val="x-none"/>
        </w:rPr>
        <w:t>模板如下，同产品“人生无忧”。</w:t>
      </w:r>
    </w:p>
    <w:p w:rsidR="00C3032D" w:rsidRDefault="00C3032D" w:rsidP="00C3032D">
      <w:pPr>
        <w:ind w:left="720"/>
      </w:pPr>
      <w:r>
        <w:object w:dxaOrig="1373" w:dyaOrig="1138">
          <v:shape id="_x0000_i1028" type="#_x0000_t75" style="width:69pt;height:57pt" o:ole="">
            <v:imagedata r:id="rId36" o:title=""/>
          </v:shape>
          <o:OLEObject Type="Embed" ProgID="AcroExch.Document.11" ShapeID="_x0000_i1028" DrawAspect="Icon" ObjectID="_1552548466" r:id="rId37"/>
        </w:object>
      </w:r>
    </w:p>
    <w:p w:rsidR="00C3032D" w:rsidRDefault="00C3032D" w:rsidP="00C3032D">
      <w:pPr>
        <w:numPr>
          <w:ilvl w:val="0"/>
          <w:numId w:val="6"/>
        </w:numPr>
      </w:pPr>
      <w:r>
        <w:rPr>
          <w:rFonts w:hint="eastAsia"/>
          <w:lang w:val="x-none"/>
        </w:rPr>
        <w:t>“</w:t>
      </w:r>
      <w:r w:rsidRPr="006156C4">
        <w:rPr>
          <w:rFonts w:hint="eastAsia"/>
        </w:rPr>
        <w:t>关爱康健医疗保险</w:t>
      </w:r>
      <w:r>
        <w:rPr>
          <w:rFonts w:hint="eastAsia"/>
          <w:lang w:val="x-none"/>
        </w:rPr>
        <w:t>”</w:t>
      </w:r>
      <w:r>
        <w:rPr>
          <w:rFonts w:hint="eastAsia"/>
        </w:rPr>
        <w:t>产品保单的“应交续期保费通知书”、“</w:t>
      </w:r>
      <w:r w:rsidRPr="007D4F7F">
        <w:rPr>
          <w:rFonts w:hint="eastAsia"/>
          <w:lang w:val="x-none"/>
        </w:rPr>
        <w:t>应交续期保费</w:t>
      </w:r>
      <w:r>
        <w:rPr>
          <w:rFonts w:hint="eastAsia"/>
          <w:lang w:val="x-none"/>
        </w:rPr>
        <w:t>提醒</w:t>
      </w:r>
      <w:r w:rsidRPr="007D4F7F">
        <w:rPr>
          <w:rFonts w:hint="eastAsia"/>
          <w:lang w:val="x-none"/>
        </w:rPr>
        <w:t>通知书</w:t>
      </w:r>
      <w:r>
        <w:rPr>
          <w:rFonts w:hint="eastAsia"/>
        </w:rPr>
        <w:t>”、“</w:t>
      </w:r>
      <w:r>
        <w:rPr>
          <w:rFonts w:hint="eastAsia"/>
          <w:lang w:val="x-none"/>
        </w:rPr>
        <w:t>续保</w:t>
      </w:r>
      <w:r w:rsidRPr="007D4F7F">
        <w:rPr>
          <w:rFonts w:hint="eastAsia"/>
          <w:lang w:val="x-none"/>
        </w:rPr>
        <w:t>保单</w:t>
      </w:r>
      <w:r>
        <w:rPr>
          <w:rFonts w:hint="eastAsia"/>
          <w:lang w:val="x-none"/>
        </w:rPr>
        <w:t>转账成功</w:t>
      </w:r>
      <w:r w:rsidRPr="007D4F7F">
        <w:rPr>
          <w:rFonts w:hint="eastAsia"/>
          <w:lang w:val="x-none"/>
        </w:rPr>
        <w:t>通知书</w:t>
      </w:r>
      <w:r>
        <w:rPr>
          <w:rFonts w:hint="eastAsia"/>
        </w:rPr>
        <w:t>”需支持电子印章，同其他产品的该信函。</w:t>
      </w:r>
    </w:p>
    <w:p w:rsidR="00C3032D" w:rsidRDefault="00C3032D" w:rsidP="00C3032D">
      <w:pPr>
        <w:numPr>
          <w:ilvl w:val="0"/>
          <w:numId w:val="6"/>
        </w:numPr>
      </w:pPr>
      <w:r w:rsidRPr="006156C4">
        <w:rPr>
          <w:rFonts w:hint="eastAsia"/>
        </w:rPr>
        <w:t>关爱康健医疗保险</w:t>
      </w:r>
      <w:r>
        <w:rPr>
          <w:rFonts w:hint="eastAsia"/>
        </w:rPr>
        <w:t>保单续期信函如下部分，险种名称显示险种全称，保险期间显示“一年”。</w:t>
      </w:r>
    </w:p>
    <w:p w:rsidR="00C3032D" w:rsidRDefault="00C3032D" w:rsidP="00C3032D">
      <w:pPr>
        <w:ind w:left="360"/>
      </w:pPr>
      <w:r>
        <w:rPr>
          <w:noProof/>
        </w:rPr>
        <w:drawing>
          <wp:inline distT="0" distB="0" distL="0" distR="0" wp14:anchorId="44785C24" wp14:editId="5873AD2A">
            <wp:extent cx="5278120" cy="140627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8120" cy="1406277"/>
                    </a:xfrm>
                    <a:prstGeom prst="rect">
                      <a:avLst/>
                    </a:prstGeom>
                  </pic:spPr>
                </pic:pic>
              </a:graphicData>
            </a:graphic>
          </wp:inline>
        </w:drawing>
      </w:r>
    </w:p>
    <w:p w:rsidR="00C3032D" w:rsidRDefault="00C3032D" w:rsidP="00C3032D">
      <w:pPr>
        <w:pStyle w:val="Heading4"/>
      </w:pPr>
      <w:bookmarkStart w:id="272" w:name="_Toc459212503"/>
      <w:proofErr w:type="spellStart"/>
      <w:r>
        <w:rPr>
          <w:rFonts w:hint="eastAsia"/>
        </w:rPr>
        <w:t>续期短信</w:t>
      </w:r>
      <w:bookmarkEnd w:id="272"/>
      <w:proofErr w:type="spellEnd"/>
    </w:p>
    <w:p w:rsidR="00C3032D" w:rsidRDefault="00C3032D" w:rsidP="00C3032D">
      <w:pPr>
        <w:numPr>
          <w:ilvl w:val="0"/>
          <w:numId w:val="7"/>
        </w:numPr>
      </w:pPr>
      <w:r>
        <w:rPr>
          <w:rFonts w:hint="eastAsia"/>
        </w:rPr>
        <w:t>“</w:t>
      </w:r>
      <w:r w:rsidRPr="006156C4">
        <w:rPr>
          <w:rFonts w:hint="eastAsia"/>
        </w:rPr>
        <w:t>关爱康健医疗保险</w:t>
      </w:r>
      <w:r>
        <w:rPr>
          <w:rFonts w:hint="eastAsia"/>
        </w:rPr>
        <w:t>”</w:t>
      </w:r>
      <w:r w:rsidRPr="004F0729">
        <w:rPr>
          <w:rFonts w:hint="eastAsia"/>
        </w:rPr>
        <w:t>产品按现有的规则和通用模板</w:t>
      </w:r>
      <w:r>
        <w:rPr>
          <w:rFonts w:hint="eastAsia"/>
        </w:rPr>
        <w:t>发送相关续期短信。</w:t>
      </w:r>
    </w:p>
    <w:p w:rsidR="00C3032D" w:rsidRDefault="00C3032D" w:rsidP="00C3032D">
      <w:pPr>
        <w:numPr>
          <w:ilvl w:val="0"/>
          <w:numId w:val="7"/>
        </w:numPr>
      </w:pPr>
      <w:r>
        <w:rPr>
          <w:rFonts w:hint="eastAsia"/>
        </w:rPr>
        <w:t>如下续期短信和模板供开发和测试参考：</w:t>
      </w:r>
    </w:p>
    <w:tbl>
      <w:tblPr>
        <w:tblW w:w="8980" w:type="dxa"/>
        <w:tblInd w:w="93" w:type="dxa"/>
        <w:tblLook w:val="04A0" w:firstRow="1" w:lastRow="0" w:firstColumn="1" w:lastColumn="0" w:noHBand="0" w:noVBand="1"/>
      </w:tblPr>
      <w:tblGrid>
        <w:gridCol w:w="2066"/>
        <w:gridCol w:w="5698"/>
        <w:gridCol w:w="1216"/>
      </w:tblGrid>
      <w:tr w:rsidR="00C3032D" w:rsidRPr="001F6365" w:rsidTr="00EC50CF">
        <w:trPr>
          <w:trHeight w:val="312"/>
        </w:trPr>
        <w:tc>
          <w:tcPr>
            <w:tcW w:w="206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3032D" w:rsidRPr="001F6365" w:rsidRDefault="00C3032D" w:rsidP="00EC50CF">
            <w:pPr>
              <w:widowControl/>
              <w:jc w:val="center"/>
              <w:rPr>
                <w:rFonts w:cs="Arial"/>
                <w:color w:val="000000"/>
                <w:kern w:val="0"/>
                <w:sz w:val="20"/>
                <w:szCs w:val="20"/>
              </w:rPr>
            </w:pPr>
            <w:r w:rsidRPr="001F6365">
              <w:rPr>
                <w:rFonts w:cs="Arial" w:hint="eastAsia"/>
                <w:color w:val="000000"/>
                <w:kern w:val="0"/>
                <w:sz w:val="20"/>
                <w:szCs w:val="20"/>
              </w:rPr>
              <w:t>短信类型</w:t>
            </w:r>
          </w:p>
        </w:tc>
        <w:tc>
          <w:tcPr>
            <w:tcW w:w="569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3032D" w:rsidRPr="001F6365" w:rsidRDefault="00C3032D" w:rsidP="00EC50CF">
            <w:pPr>
              <w:widowControl/>
              <w:jc w:val="center"/>
              <w:rPr>
                <w:rFonts w:cs="Arial"/>
                <w:color w:val="000000"/>
                <w:kern w:val="0"/>
                <w:sz w:val="20"/>
                <w:szCs w:val="20"/>
              </w:rPr>
            </w:pPr>
            <w:r w:rsidRPr="001F6365">
              <w:rPr>
                <w:rFonts w:cs="Arial" w:hint="eastAsia"/>
                <w:color w:val="000000"/>
                <w:kern w:val="0"/>
                <w:sz w:val="20"/>
                <w:szCs w:val="20"/>
              </w:rPr>
              <w:t>短信名称</w:t>
            </w:r>
          </w:p>
        </w:tc>
        <w:tc>
          <w:tcPr>
            <w:tcW w:w="121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3032D" w:rsidRPr="001F6365" w:rsidRDefault="00C3032D" w:rsidP="00EC50CF">
            <w:pPr>
              <w:widowControl/>
              <w:jc w:val="center"/>
              <w:rPr>
                <w:rFonts w:cs="Arial"/>
                <w:color w:val="000000"/>
                <w:kern w:val="0"/>
                <w:sz w:val="20"/>
                <w:szCs w:val="20"/>
              </w:rPr>
            </w:pPr>
            <w:r w:rsidRPr="001F6365">
              <w:rPr>
                <w:rFonts w:cs="Arial" w:hint="eastAsia"/>
                <w:color w:val="000000"/>
                <w:kern w:val="0"/>
                <w:sz w:val="20"/>
                <w:szCs w:val="20"/>
              </w:rPr>
              <w:t>短信代码</w:t>
            </w:r>
          </w:p>
        </w:tc>
      </w:tr>
      <w:tr w:rsidR="00C3032D" w:rsidRPr="001F6365" w:rsidTr="00EC50CF">
        <w:trPr>
          <w:trHeight w:val="312"/>
        </w:trPr>
        <w:tc>
          <w:tcPr>
            <w:tcW w:w="2066" w:type="dxa"/>
            <w:vMerge/>
            <w:tcBorders>
              <w:top w:val="single" w:sz="4" w:space="0" w:color="auto"/>
              <w:left w:val="single" w:sz="4" w:space="0" w:color="auto"/>
              <w:bottom w:val="single" w:sz="4" w:space="0" w:color="auto"/>
              <w:right w:val="single" w:sz="4" w:space="0" w:color="auto"/>
            </w:tcBorders>
            <w:vAlign w:val="center"/>
            <w:hideMark/>
          </w:tcPr>
          <w:p w:rsidR="00C3032D" w:rsidRPr="001F6365" w:rsidRDefault="00C3032D" w:rsidP="00EC50CF">
            <w:pPr>
              <w:widowControl/>
              <w:jc w:val="left"/>
              <w:rPr>
                <w:rFonts w:cs="Arial"/>
                <w:color w:val="000000"/>
                <w:kern w:val="0"/>
                <w:sz w:val="20"/>
                <w:szCs w:val="20"/>
              </w:rPr>
            </w:pPr>
          </w:p>
        </w:tc>
        <w:tc>
          <w:tcPr>
            <w:tcW w:w="5698" w:type="dxa"/>
            <w:vMerge/>
            <w:tcBorders>
              <w:top w:val="single" w:sz="4" w:space="0" w:color="auto"/>
              <w:left w:val="single" w:sz="4" w:space="0" w:color="auto"/>
              <w:bottom w:val="single" w:sz="4" w:space="0" w:color="auto"/>
              <w:right w:val="single" w:sz="4" w:space="0" w:color="auto"/>
            </w:tcBorders>
            <w:vAlign w:val="center"/>
            <w:hideMark/>
          </w:tcPr>
          <w:p w:rsidR="00C3032D" w:rsidRPr="001F6365" w:rsidRDefault="00C3032D" w:rsidP="00EC50CF">
            <w:pPr>
              <w:widowControl/>
              <w:jc w:val="left"/>
              <w:rPr>
                <w:rFonts w:cs="Arial"/>
                <w:color w:val="000000"/>
                <w:kern w:val="0"/>
                <w:sz w:val="20"/>
                <w:szCs w:val="20"/>
              </w:rPr>
            </w:pPr>
          </w:p>
        </w:tc>
        <w:tc>
          <w:tcPr>
            <w:tcW w:w="1216" w:type="dxa"/>
            <w:vMerge/>
            <w:tcBorders>
              <w:top w:val="single" w:sz="4" w:space="0" w:color="auto"/>
              <w:left w:val="single" w:sz="4" w:space="0" w:color="auto"/>
              <w:bottom w:val="single" w:sz="4" w:space="0" w:color="auto"/>
              <w:right w:val="single" w:sz="4" w:space="0" w:color="auto"/>
            </w:tcBorders>
            <w:vAlign w:val="center"/>
            <w:hideMark/>
          </w:tcPr>
          <w:p w:rsidR="00C3032D" w:rsidRPr="001F6365" w:rsidRDefault="00C3032D" w:rsidP="00EC50CF">
            <w:pPr>
              <w:widowControl/>
              <w:jc w:val="left"/>
              <w:rPr>
                <w:rFonts w:cs="Arial"/>
                <w:color w:val="000000"/>
                <w:kern w:val="0"/>
                <w:sz w:val="20"/>
                <w:szCs w:val="20"/>
              </w:rPr>
            </w:pPr>
          </w:p>
        </w:tc>
      </w:tr>
      <w:tr w:rsidR="00C3032D" w:rsidRPr="001F6365" w:rsidTr="00EC50CF">
        <w:trPr>
          <w:trHeight w:val="255"/>
        </w:trPr>
        <w:tc>
          <w:tcPr>
            <w:tcW w:w="2066" w:type="dxa"/>
            <w:vMerge w:val="restart"/>
            <w:tcBorders>
              <w:top w:val="nil"/>
              <w:left w:val="single" w:sz="4" w:space="0" w:color="auto"/>
              <w:bottom w:val="single" w:sz="4" w:space="0" w:color="auto"/>
              <w:right w:val="single" w:sz="4" w:space="0" w:color="auto"/>
            </w:tcBorders>
            <w:shd w:val="clear" w:color="auto" w:fill="auto"/>
            <w:vAlign w:val="center"/>
            <w:hideMark/>
          </w:tcPr>
          <w:p w:rsidR="00C3032D" w:rsidRPr="001F6365" w:rsidRDefault="00C3032D" w:rsidP="00EC50CF">
            <w:pPr>
              <w:widowControl/>
              <w:jc w:val="left"/>
              <w:rPr>
                <w:rFonts w:cs="Arial"/>
                <w:color w:val="000000"/>
                <w:kern w:val="0"/>
                <w:sz w:val="20"/>
                <w:szCs w:val="20"/>
              </w:rPr>
            </w:pPr>
            <w:r w:rsidRPr="001F6365">
              <w:rPr>
                <w:rFonts w:cs="Arial" w:hint="eastAsia"/>
                <w:color w:val="000000"/>
                <w:kern w:val="0"/>
                <w:sz w:val="20"/>
                <w:szCs w:val="20"/>
              </w:rPr>
              <w:t>续期交费通知短信</w:t>
            </w:r>
          </w:p>
        </w:tc>
        <w:tc>
          <w:tcPr>
            <w:tcW w:w="5698" w:type="dxa"/>
            <w:tcBorders>
              <w:top w:val="nil"/>
              <w:left w:val="nil"/>
              <w:bottom w:val="single" w:sz="4" w:space="0" w:color="auto"/>
              <w:right w:val="single" w:sz="4" w:space="0" w:color="auto"/>
            </w:tcBorders>
            <w:shd w:val="clear" w:color="auto" w:fill="auto"/>
            <w:vAlign w:val="center"/>
            <w:hideMark/>
          </w:tcPr>
          <w:p w:rsidR="00C3032D" w:rsidRPr="001F6365" w:rsidRDefault="00C3032D" w:rsidP="00EC50CF">
            <w:pPr>
              <w:widowControl/>
              <w:jc w:val="left"/>
              <w:rPr>
                <w:rFonts w:cs="Arial"/>
                <w:color w:val="000000"/>
                <w:kern w:val="0"/>
                <w:sz w:val="20"/>
                <w:szCs w:val="20"/>
              </w:rPr>
            </w:pPr>
            <w:r w:rsidRPr="001F6365">
              <w:rPr>
                <w:rFonts w:cs="Arial" w:hint="eastAsia"/>
                <w:color w:val="000000"/>
                <w:kern w:val="0"/>
                <w:sz w:val="20"/>
                <w:szCs w:val="20"/>
              </w:rPr>
              <w:t>客户续期交费通知（银行代扣、剔除和谐人生险种）</w:t>
            </w:r>
          </w:p>
        </w:tc>
        <w:tc>
          <w:tcPr>
            <w:tcW w:w="1216" w:type="dxa"/>
            <w:tcBorders>
              <w:top w:val="nil"/>
              <w:left w:val="nil"/>
              <w:bottom w:val="single" w:sz="4" w:space="0" w:color="auto"/>
              <w:right w:val="single" w:sz="4" w:space="0" w:color="auto"/>
            </w:tcBorders>
            <w:shd w:val="clear" w:color="auto" w:fill="auto"/>
            <w:vAlign w:val="center"/>
            <w:hideMark/>
          </w:tcPr>
          <w:p w:rsidR="00C3032D" w:rsidRPr="001F6365" w:rsidRDefault="00C3032D" w:rsidP="00EC50CF">
            <w:pPr>
              <w:widowControl/>
              <w:jc w:val="center"/>
              <w:rPr>
                <w:rFonts w:cs="Arial"/>
                <w:color w:val="000000"/>
                <w:kern w:val="0"/>
                <w:sz w:val="20"/>
                <w:szCs w:val="20"/>
              </w:rPr>
            </w:pPr>
            <w:r w:rsidRPr="001F6365">
              <w:rPr>
                <w:rFonts w:cs="Arial" w:hint="eastAsia"/>
                <w:color w:val="000000"/>
                <w:kern w:val="0"/>
                <w:sz w:val="20"/>
                <w:szCs w:val="20"/>
              </w:rPr>
              <w:t>CBS2600020</w:t>
            </w:r>
          </w:p>
        </w:tc>
      </w:tr>
      <w:tr w:rsidR="00C3032D" w:rsidRPr="001F6365" w:rsidTr="00EC50CF">
        <w:trPr>
          <w:trHeight w:val="480"/>
        </w:trPr>
        <w:tc>
          <w:tcPr>
            <w:tcW w:w="2066" w:type="dxa"/>
            <w:vMerge/>
            <w:tcBorders>
              <w:top w:val="nil"/>
              <w:left w:val="single" w:sz="4" w:space="0" w:color="auto"/>
              <w:bottom w:val="single" w:sz="4" w:space="0" w:color="auto"/>
              <w:right w:val="single" w:sz="4" w:space="0" w:color="auto"/>
            </w:tcBorders>
            <w:vAlign w:val="center"/>
            <w:hideMark/>
          </w:tcPr>
          <w:p w:rsidR="00C3032D" w:rsidRPr="001F6365" w:rsidRDefault="00C3032D" w:rsidP="00EC50CF">
            <w:pPr>
              <w:widowControl/>
              <w:jc w:val="left"/>
              <w:rPr>
                <w:rFonts w:cs="Arial"/>
                <w:color w:val="000000"/>
                <w:kern w:val="0"/>
                <w:sz w:val="20"/>
                <w:szCs w:val="20"/>
              </w:rPr>
            </w:pPr>
          </w:p>
        </w:tc>
        <w:tc>
          <w:tcPr>
            <w:tcW w:w="5698" w:type="dxa"/>
            <w:tcBorders>
              <w:top w:val="nil"/>
              <w:left w:val="nil"/>
              <w:bottom w:val="single" w:sz="4" w:space="0" w:color="auto"/>
              <w:right w:val="single" w:sz="4" w:space="0" w:color="auto"/>
            </w:tcBorders>
            <w:shd w:val="clear" w:color="auto" w:fill="auto"/>
            <w:vAlign w:val="center"/>
            <w:hideMark/>
          </w:tcPr>
          <w:p w:rsidR="00C3032D" w:rsidRPr="001F6365" w:rsidRDefault="00C3032D" w:rsidP="00EC50CF">
            <w:pPr>
              <w:widowControl/>
              <w:jc w:val="left"/>
              <w:rPr>
                <w:rFonts w:cs="Arial"/>
                <w:color w:val="000000"/>
                <w:kern w:val="0"/>
                <w:sz w:val="20"/>
                <w:szCs w:val="20"/>
              </w:rPr>
            </w:pPr>
            <w:r w:rsidRPr="001F6365">
              <w:rPr>
                <w:rFonts w:cs="Arial" w:hint="eastAsia"/>
                <w:color w:val="000000"/>
                <w:kern w:val="0"/>
                <w:sz w:val="20"/>
                <w:szCs w:val="20"/>
              </w:rPr>
              <w:t>客户续期补抽档交费通知      （银行代扣、剔除和谐人生险种）</w:t>
            </w:r>
          </w:p>
        </w:tc>
        <w:tc>
          <w:tcPr>
            <w:tcW w:w="1216" w:type="dxa"/>
            <w:tcBorders>
              <w:top w:val="nil"/>
              <w:left w:val="nil"/>
              <w:bottom w:val="single" w:sz="4" w:space="0" w:color="auto"/>
              <w:right w:val="single" w:sz="4" w:space="0" w:color="auto"/>
            </w:tcBorders>
            <w:shd w:val="clear" w:color="auto" w:fill="auto"/>
            <w:vAlign w:val="center"/>
            <w:hideMark/>
          </w:tcPr>
          <w:p w:rsidR="00C3032D" w:rsidRPr="001F6365" w:rsidRDefault="00C3032D" w:rsidP="00EC50CF">
            <w:pPr>
              <w:widowControl/>
              <w:jc w:val="center"/>
              <w:rPr>
                <w:rFonts w:cs="Arial"/>
                <w:color w:val="000000"/>
                <w:kern w:val="0"/>
                <w:sz w:val="20"/>
                <w:szCs w:val="20"/>
              </w:rPr>
            </w:pPr>
            <w:r w:rsidRPr="001F6365">
              <w:rPr>
                <w:rFonts w:cs="Arial" w:hint="eastAsia"/>
                <w:color w:val="000000"/>
                <w:kern w:val="0"/>
                <w:sz w:val="20"/>
                <w:szCs w:val="20"/>
              </w:rPr>
              <w:t>CBS2600087</w:t>
            </w:r>
          </w:p>
        </w:tc>
      </w:tr>
      <w:tr w:rsidR="00C3032D" w:rsidRPr="001F6365" w:rsidTr="00EC50CF">
        <w:trPr>
          <w:trHeight w:val="255"/>
        </w:trPr>
        <w:tc>
          <w:tcPr>
            <w:tcW w:w="2066" w:type="dxa"/>
            <w:vMerge/>
            <w:tcBorders>
              <w:top w:val="nil"/>
              <w:left w:val="single" w:sz="4" w:space="0" w:color="auto"/>
              <w:bottom w:val="single" w:sz="4" w:space="0" w:color="auto"/>
              <w:right w:val="single" w:sz="4" w:space="0" w:color="auto"/>
            </w:tcBorders>
            <w:vAlign w:val="center"/>
            <w:hideMark/>
          </w:tcPr>
          <w:p w:rsidR="00C3032D" w:rsidRPr="001F6365" w:rsidRDefault="00C3032D" w:rsidP="00EC50CF">
            <w:pPr>
              <w:widowControl/>
              <w:jc w:val="left"/>
              <w:rPr>
                <w:rFonts w:cs="Arial"/>
                <w:color w:val="000000"/>
                <w:kern w:val="0"/>
                <w:sz w:val="20"/>
                <w:szCs w:val="20"/>
              </w:rPr>
            </w:pPr>
          </w:p>
        </w:tc>
        <w:tc>
          <w:tcPr>
            <w:tcW w:w="5698" w:type="dxa"/>
            <w:tcBorders>
              <w:top w:val="nil"/>
              <w:left w:val="nil"/>
              <w:bottom w:val="single" w:sz="4" w:space="0" w:color="auto"/>
              <w:right w:val="single" w:sz="4" w:space="0" w:color="auto"/>
            </w:tcBorders>
            <w:shd w:val="clear" w:color="auto" w:fill="auto"/>
            <w:vAlign w:val="center"/>
            <w:hideMark/>
          </w:tcPr>
          <w:p w:rsidR="00C3032D" w:rsidRPr="001F6365" w:rsidRDefault="00C3032D" w:rsidP="00EC50CF">
            <w:pPr>
              <w:widowControl/>
              <w:jc w:val="left"/>
              <w:rPr>
                <w:rFonts w:cs="Arial"/>
                <w:color w:val="000000"/>
                <w:kern w:val="0"/>
                <w:sz w:val="20"/>
                <w:szCs w:val="20"/>
              </w:rPr>
            </w:pPr>
            <w:r w:rsidRPr="001F6365">
              <w:rPr>
                <w:rFonts w:cs="Arial" w:hint="eastAsia"/>
                <w:color w:val="000000"/>
                <w:kern w:val="0"/>
                <w:sz w:val="20"/>
                <w:szCs w:val="20"/>
              </w:rPr>
              <w:t>客户续期交费通知（非银行代扣）（剔除和谐人生险种）</w:t>
            </w:r>
          </w:p>
        </w:tc>
        <w:tc>
          <w:tcPr>
            <w:tcW w:w="1216" w:type="dxa"/>
            <w:tcBorders>
              <w:top w:val="nil"/>
              <w:left w:val="nil"/>
              <w:bottom w:val="single" w:sz="4" w:space="0" w:color="auto"/>
              <w:right w:val="single" w:sz="4" w:space="0" w:color="auto"/>
            </w:tcBorders>
            <w:shd w:val="clear" w:color="auto" w:fill="auto"/>
            <w:vAlign w:val="center"/>
            <w:hideMark/>
          </w:tcPr>
          <w:p w:rsidR="00C3032D" w:rsidRPr="001F6365" w:rsidRDefault="00C3032D" w:rsidP="00EC50CF">
            <w:pPr>
              <w:widowControl/>
              <w:jc w:val="center"/>
              <w:rPr>
                <w:rFonts w:cs="Arial"/>
                <w:color w:val="000000"/>
                <w:kern w:val="0"/>
                <w:sz w:val="20"/>
                <w:szCs w:val="20"/>
              </w:rPr>
            </w:pPr>
            <w:r w:rsidRPr="001F6365">
              <w:rPr>
                <w:rFonts w:cs="Arial" w:hint="eastAsia"/>
                <w:color w:val="000000"/>
                <w:kern w:val="0"/>
                <w:sz w:val="20"/>
                <w:szCs w:val="20"/>
              </w:rPr>
              <w:t>CBS2600025</w:t>
            </w:r>
          </w:p>
        </w:tc>
      </w:tr>
      <w:tr w:rsidR="00C3032D" w:rsidRPr="001F6365" w:rsidTr="00EC50CF">
        <w:trPr>
          <w:trHeight w:val="255"/>
        </w:trPr>
        <w:tc>
          <w:tcPr>
            <w:tcW w:w="2066" w:type="dxa"/>
            <w:vMerge/>
            <w:tcBorders>
              <w:top w:val="nil"/>
              <w:left w:val="single" w:sz="4" w:space="0" w:color="auto"/>
              <w:bottom w:val="single" w:sz="4" w:space="0" w:color="auto"/>
              <w:right w:val="single" w:sz="4" w:space="0" w:color="auto"/>
            </w:tcBorders>
            <w:vAlign w:val="center"/>
            <w:hideMark/>
          </w:tcPr>
          <w:p w:rsidR="00C3032D" w:rsidRPr="001F6365" w:rsidRDefault="00C3032D" w:rsidP="00EC50CF">
            <w:pPr>
              <w:widowControl/>
              <w:jc w:val="left"/>
              <w:rPr>
                <w:rFonts w:cs="Arial"/>
                <w:color w:val="000000"/>
                <w:kern w:val="0"/>
                <w:sz w:val="20"/>
                <w:szCs w:val="20"/>
              </w:rPr>
            </w:pPr>
          </w:p>
        </w:tc>
        <w:tc>
          <w:tcPr>
            <w:tcW w:w="5698" w:type="dxa"/>
            <w:tcBorders>
              <w:top w:val="nil"/>
              <w:left w:val="nil"/>
              <w:bottom w:val="single" w:sz="4" w:space="0" w:color="auto"/>
              <w:right w:val="single" w:sz="4" w:space="0" w:color="auto"/>
            </w:tcBorders>
            <w:shd w:val="clear" w:color="auto" w:fill="auto"/>
            <w:vAlign w:val="center"/>
            <w:hideMark/>
          </w:tcPr>
          <w:p w:rsidR="00C3032D" w:rsidRPr="001F6365" w:rsidRDefault="00C3032D" w:rsidP="00EC50CF">
            <w:pPr>
              <w:widowControl/>
              <w:jc w:val="left"/>
              <w:rPr>
                <w:rFonts w:cs="Arial"/>
                <w:color w:val="000000"/>
                <w:kern w:val="0"/>
                <w:sz w:val="20"/>
                <w:szCs w:val="20"/>
              </w:rPr>
            </w:pPr>
            <w:del w:id="273" w:author="Alana Chen" w:date="2016-11-16T15:44:00Z">
              <w:r w:rsidRPr="001F6365" w:rsidDel="009647FB">
                <w:rPr>
                  <w:rFonts w:cs="Arial" w:hint="eastAsia"/>
                  <w:color w:val="000000"/>
                  <w:kern w:val="0"/>
                  <w:sz w:val="20"/>
                  <w:szCs w:val="20"/>
                </w:rPr>
                <w:delText>客户续期交费通知（非银行代扣-2）（剔除和谐人生险种）</w:delText>
              </w:r>
            </w:del>
          </w:p>
        </w:tc>
        <w:tc>
          <w:tcPr>
            <w:tcW w:w="1216" w:type="dxa"/>
            <w:tcBorders>
              <w:top w:val="nil"/>
              <w:left w:val="nil"/>
              <w:bottom w:val="single" w:sz="4" w:space="0" w:color="auto"/>
              <w:right w:val="single" w:sz="4" w:space="0" w:color="auto"/>
            </w:tcBorders>
            <w:shd w:val="clear" w:color="auto" w:fill="auto"/>
            <w:vAlign w:val="center"/>
            <w:hideMark/>
          </w:tcPr>
          <w:p w:rsidR="00C3032D" w:rsidRPr="001F6365" w:rsidRDefault="00C3032D" w:rsidP="00EC50CF">
            <w:pPr>
              <w:widowControl/>
              <w:jc w:val="center"/>
              <w:rPr>
                <w:rFonts w:cs="Arial"/>
                <w:color w:val="000000"/>
                <w:kern w:val="0"/>
                <w:sz w:val="20"/>
                <w:szCs w:val="20"/>
              </w:rPr>
            </w:pPr>
            <w:del w:id="274" w:author="Alana Chen" w:date="2016-11-16T15:44:00Z">
              <w:r w:rsidRPr="001F6365" w:rsidDel="009647FB">
                <w:rPr>
                  <w:rFonts w:cs="Arial" w:hint="eastAsia"/>
                  <w:color w:val="000000"/>
                  <w:kern w:val="0"/>
                  <w:sz w:val="20"/>
                  <w:szCs w:val="20"/>
                </w:rPr>
                <w:delText>CBS2600124</w:delText>
              </w:r>
            </w:del>
          </w:p>
        </w:tc>
      </w:tr>
      <w:tr w:rsidR="00C3032D" w:rsidRPr="001F6365" w:rsidTr="00EC50CF">
        <w:trPr>
          <w:trHeight w:val="255"/>
        </w:trPr>
        <w:tc>
          <w:tcPr>
            <w:tcW w:w="2066" w:type="dxa"/>
            <w:vMerge/>
            <w:tcBorders>
              <w:top w:val="nil"/>
              <w:left w:val="single" w:sz="4" w:space="0" w:color="auto"/>
              <w:bottom w:val="single" w:sz="4" w:space="0" w:color="auto"/>
              <w:right w:val="single" w:sz="4" w:space="0" w:color="auto"/>
            </w:tcBorders>
            <w:vAlign w:val="center"/>
            <w:hideMark/>
          </w:tcPr>
          <w:p w:rsidR="00C3032D" w:rsidRPr="001F6365" w:rsidRDefault="00C3032D" w:rsidP="00EC50CF">
            <w:pPr>
              <w:widowControl/>
              <w:jc w:val="left"/>
              <w:rPr>
                <w:rFonts w:cs="Arial"/>
                <w:color w:val="000000"/>
                <w:kern w:val="0"/>
                <w:sz w:val="20"/>
                <w:szCs w:val="20"/>
              </w:rPr>
            </w:pPr>
          </w:p>
        </w:tc>
        <w:tc>
          <w:tcPr>
            <w:tcW w:w="5698" w:type="dxa"/>
            <w:tcBorders>
              <w:top w:val="nil"/>
              <w:left w:val="nil"/>
              <w:bottom w:val="single" w:sz="4" w:space="0" w:color="auto"/>
              <w:right w:val="single" w:sz="4" w:space="0" w:color="auto"/>
            </w:tcBorders>
            <w:shd w:val="clear" w:color="auto" w:fill="auto"/>
            <w:vAlign w:val="center"/>
            <w:hideMark/>
          </w:tcPr>
          <w:p w:rsidR="00C3032D" w:rsidRPr="001F6365" w:rsidRDefault="00C3032D" w:rsidP="00EC50CF">
            <w:pPr>
              <w:widowControl/>
              <w:jc w:val="left"/>
              <w:rPr>
                <w:rFonts w:cs="Arial"/>
                <w:color w:val="000000"/>
                <w:kern w:val="0"/>
                <w:sz w:val="20"/>
                <w:szCs w:val="20"/>
              </w:rPr>
            </w:pPr>
            <w:del w:id="275" w:author="Alana Chen" w:date="2017-01-12T16:35:00Z">
              <w:r w:rsidRPr="001F6365" w:rsidDel="00C31EA7">
                <w:rPr>
                  <w:rFonts w:cs="Arial" w:hint="eastAsia"/>
                  <w:color w:val="000000"/>
                  <w:kern w:val="0"/>
                  <w:sz w:val="20"/>
                  <w:szCs w:val="20"/>
                </w:rPr>
                <w:delText>续期缴费前非银行代扣（烟台、威海）</w:delText>
              </w:r>
            </w:del>
          </w:p>
        </w:tc>
        <w:tc>
          <w:tcPr>
            <w:tcW w:w="1216" w:type="dxa"/>
            <w:tcBorders>
              <w:top w:val="nil"/>
              <w:left w:val="nil"/>
              <w:bottom w:val="single" w:sz="4" w:space="0" w:color="auto"/>
              <w:right w:val="single" w:sz="4" w:space="0" w:color="auto"/>
            </w:tcBorders>
            <w:shd w:val="clear" w:color="auto" w:fill="auto"/>
            <w:vAlign w:val="center"/>
            <w:hideMark/>
          </w:tcPr>
          <w:p w:rsidR="00C3032D" w:rsidRPr="001F6365" w:rsidRDefault="00C3032D" w:rsidP="00EC50CF">
            <w:pPr>
              <w:widowControl/>
              <w:jc w:val="center"/>
              <w:rPr>
                <w:rFonts w:cs="Arial"/>
                <w:color w:val="000000"/>
                <w:kern w:val="0"/>
                <w:sz w:val="20"/>
                <w:szCs w:val="20"/>
              </w:rPr>
            </w:pPr>
            <w:del w:id="276" w:author="Alana Chen" w:date="2017-01-12T16:35:00Z">
              <w:r w:rsidRPr="001F6365" w:rsidDel="00C31EA7">
                <w:rPr>
                  <w:rFonts w:cs="Arial" w:hint="eastAsia"/>
                  <w:color w:val="000000"/>
                  <w:kern w:val="0"/>
                  <w:sz w:val="20"/>
                  <w:szCs w:val="20"/>
                </w:rPr>
                <w:delText>CBS2600075</w:delText>
              </w:r>
            </w:del>
          </w:p>
        </w:tc>
      </w:tr>
      <w:tr w:rsidR="00C3032D" w:rsidRPr="001F6365" w:rsidTr="00EC50CF">
        <w:trPr>
          <w:trHeight w:val="255"/>
        </w:trPr>
        <w:tc>
          <w:tcPr>
            <w:tcW w:w="2066" w:type="dxa"/>
            <w:vMerge/>
            <w:tcBorders>
              <w:top w:val="nil"/>
              <w:left w:val="single" w:sz="4" w:space="0" w:color="auto"/>
              <w:bottom w:val="single" w:sz="4" w:space="0" w:color="auto"/>
              <w:right w:val="single" w:sz="4" w:space="0" w:color="auto"/>
            </w:tcBorders>
            <w:vAlign w:val="center"/>
            <w:hideMark/>
          </w:tcPr>
          <w:p w:rsidR="00C3032D" w:rsidRPr="001F6365" w:rsidRDefault="00C3032D" w:rsidP="00EC50CF">
            <w:pPr>
              <w:widowControl/>
              <w:jc w:val="left"/>
              <w:rPr>
                <w:rFonts w:cs="Arial"/>
                <w:color w:val="000000"/>
                <w:kern w:val="0"/>
                <w:sz w:val="20"/>
                <w:szCs w:val="20"/>
              </w:rPr>
            </w:pPr>
          </w:p>
        </w:tc>
        <w:tc>
          <w:tcPr>
            <w:tcW w:w="5698" w:type="dxa"/>
            <w:tcBorders>
              <w:top w:val="nil"/>
              <w:left w:val="nil"/>
              <w:bottom w:val="single" w:sz="4" w:space="0" w:color="auto"/>
              <w:right w:val="single" w:sz="4" w:space="0" w:color="auto"/>
            </w:tcBorders>
            <w:shd w:val="clear" w:color="auto" w:fill="auto"/>
            <w:vAlign w:val="center"/>
            <w:hideMark/>
          </w:tcPr>
          <w:p w:rsidR="00C3032D" w:rsidRPr="001F6365" w:rsidRDefault="00C3032D" w:rsidP="00EC50CF">
            <w:pPr>
              <w:widowControl/>
              <w:jc w:val="left"/>
              <w:rPr>
                <w:rFonts w:cs="Arial"/>
                <w:color w:val="000000"/>
                <w:kern w:val="0"/>
                <w:sz w:val="20"/>
                <w:szCs w:val="20"/>
              </w:rPr>
            </w:pPr>
            <w:del w:id="277" w:author="Alana Chen" w:date="2017-01-12T16:35:00Z">
              <w:r w:rsidRPr="001F6365" w:rsidDel="00C31EA7">
                <w:rPr>
                  <w:rFonts w:cs="Arial" w:hint="eastAsia"/>
                  <w:color w:val="000000"/>
                  <w:kern w:val="0"/>
                  <w:sz w:val="20"/>
                  <w:szCs w:val="20"/>
                </w:rPr>
                <w:delText>续期缴费前银行代扣（烟台、威海）</w:delText>
              </w:r>
            </w:del>
          </w:p>
        </w:tc>
        <w:tc>
          <w:tcPr>
            <w:tcW w:w="1216" w:type="dxa"/>
            <w:tcBorders>
              <w:top w:val="nil"/>
              <w:left w:val="nil"/>
              <w:bottom w:val="single" w:sz="4" w:space="0" w:color="auto"/>
              <w:right w:val="single" w:sz="4" w:space="0" w:color="auto"/>
            </w:tcBorders>
            <w:shd w:val="clear" w:color="auto" w:fill="auto"/>
            <w:vAlign w:val="center"/>
            <w:hideMark/>
          </w:tcPr>
          <w:p w:rsidR="00C3032D" w:rsidRPr="001F6365" w:rsidRDefault="00C3032D" w:rsidP="00EC50CF">
            <w:pPr>
              <w:widowControl/>
              <w:jc w:val="center"/>
              <w:rPr>
                <w:rFonts w:cs="Arial"/>
                <w:color w:val="000000"/>
                <w:kern w:val="0"/>
                <w:sz w:val="20"/>
                <w:szCs w:val="20"/>
              </w:rPr>
            </w:pPr>
            <w:del w:id="278" w:author="Alana Chen" w:date="2017-01-12T16:35:00Z">
              <w:r w:rsidRPr="001F6365" w:rsidDel="00C31EA7">
                <w:rPr>
                  <w:rFonts w:cs="Arial" w:hint="eastAsia"/>
                  <w:color w:val="000000"/>
                  <w:kern w:val="0"/>
                  <w:sz w:val="20"/>
                  <w:szCs w:val="20"/>
                </w:rPr>
                <w:delText>CBS2600076</w:delText>
              </w:r>
            </w:del>
          </w:p>
        </w:tc>
      </w:tr>
      <w:tr w:rsidR="00C3032D" w:rsidRPr="001F6365" w:rsidTr="00EC50CF">
        <w:trPr>
          <w:trHeight w:val="255"/>
        </w:trPr>
        <w:tc>
          <w:tcPr>
            <w:tcW w:w="2066" w:type="dxa"/>
            <w:vMerge/>
            <w:tcBorders>
              <w:top w:val="nil"/>
              <w:left w:val="single" w:sz="4" w:space="0" w:color="auto"/>
              <w:bottom w:val="single" w:sz="4" w:space="0" w:color="auto"/>
              <w:right w:val="single" w:sz="4" w:space="0" w:color="auto"/>
            </w:tcBorders>
            <w:vAlign w:val="center"/>
            <w:hideMark/>
          </w:tcPr>
          <w:p w:rsidR="00C3032D" w:rsidRPr="001F6365" w:rsidRDefault="00C3032D" w:rsidP="00EC50CF">
            <w:pPr>
              <w:widowControl/>
              <w:jc w:val="left"/>
              <w:rPr>
                <w:rFonts w:cs="Arial"/>
                <w:color w:val="000000"/>
                <w:kern w:val="0"/>
                <w:sz w:val="20"/>
                <w:szCs w:val="20"/>
              </w:rPr>
            </w:pPr>
          </w:p>
        </w:tc>
        <w:tc>
          <w:tcPr>
            <w:tcW w:w="5698" w:type="dxa"/>
            <w:tcBorders>
              <w:top w:val="nil"/>
              <w:left w:val="nil"/>
              <w:bottom w:val="single" w:sz="4" w:space="0" w:color="auto"/>
              <w:right w:val="single" w:sz="4" w:space="0" w:color="auto"/>
            </w:tcBorders>
            <w:shd w:val="clear" w:color="auto" w:fill="auto"/>
            <w:vAlign w:val="center"/>
            <w:hideMark/>
          </w:tcPr>
          <w:p w:rsidR="00C3032D" w:rsidRPr="001F6365" w:rsidRDefault="00C3032D" w:rsidP="00EC50CF">
            <w:pPr>
              <w:widowControl/>
              <w:jc w:val="left"/>
              <w:rPr>
                <w:rFonts w:cs="Arial"/>
                <w:color w:val="000000"/>
                <w:kern w:val="0"/>
                <w:sz w:val="20"/>
                <w:szCs w:val="20"/>
              </w:rPr>
            </w:pPr>
            <w:del w:id="279" w:author="Alana Chen" w:date="2017-01-13T16:07:00Z">
              <w:r w:rsidRPr="001F6365" w:rsidDel="00370BAB">
                <w:rPr>
                  <w:rFonts w:cs="Arial" w:hint="eastAsia"/>
                  <w:color w:val="000000"/>
                  <w:kern w:val="0"/>
                  <w:sz w:val="20"/>
                  <w:szCs w:val="20"/>
                </w:rPr>
                <w:delText>续期缴费前银行代扣补抽档（烟台、威海）</w:delText>
              </w:r>
            </w:del>
          </w:p>
        </w:tc>
        <w:tc>
          <w:tcPr>
            <w:tcW w:w="1216" w:type="dxa"/>
            <w:tcBorders>
              <w:top w:val="nil"/>
              <w:left w:val="nil"/>
              <w:bottom w:val="single" w:sz="4" w:space="0" w:color="auto"/>
              <w:right w:val="single" w:sz="4" w:space="0" w:color="auto"/>
            </w:tcBorders>
            <w:shd w:val="clear" w:color="auto" w:fill="auto"/>
            <w:vAlign w:val="center"/>
            <w:hideMark/>
          </w:tcPr>
          <w:p w:rsidR="00C3032D" w:rsidRPr="001F6365" w:rsidRDefault="00C3032D" w:rsidP="00EC50CF">
            <w:pPr>
              <w:widowControl/>
              <w:jc w:val="center"/>
              <w:rPr>
                <w:rFonts w:cs="Arial"/>
                <w:color w:val="000000"/>
                <w:kern w:val="0"/>
                <w:sz w:val="20"/>
                <w:szCs w:val="20"/>
              </w:rPr>
            </w:pPr>
            <w:del w:id="280" w:author="Alana Chen" w:date="2017-01-13T16:07:00Z">
              <w:r w:rsidRPr="001F6365" w:rsidDel="00370BAB">
                <w:rPr>
                  <w:rFonts w:cs="Arial" w:hint="eastAsia"/>
                  <w:color w:val="000000"/>
                  <w:kern w:val="0"/>
                  <w:sz w:val="20"/>
                  <w:szCs w:val="20"/>
                </w:rPr>
                <w:delText>CBS2600079</w:delText>
              </w:r>
            </w:del>
          </w:p>
        </w:tc>
      </w:tr>
      <w:tr w:rsidR="00C3032D" w:rsidRPr="001F6365" w:rsidTr="00EC50CF">
        <w:trPr>
          <w:trHeight w:val="255"/>
        </w:trPr>
        <w:tc>
          <w:tcPr>
            <w:tcW w:w="2066" w:type="dxa"/>
            <w:vMerge w:val="restart"/>
            <w:tcBorders>
              <w:top w:val="nil"/>
              <w:left w:val="single" w:sz="4" w:space="0" w:color="auto"/>
              <w:bottom w:val="single" w:sz="4" w:space="0" w:color="auto"/>
              <w:right w:val="single" w:sz="4" w:space="0" w:color="auto"/>
            </w:tcBorders>
            <w:shd w:val="clear" w:color="auto" w:fill="auto"/>
            <w:vAlign w:val="center"/>
            <w:hideMark/>
          </w:tcPr>
          <w:p w:rsidR="00C3032D" w:rsidRPr="001F6365" w:rsidRDefault="00C3032D" w:rsidP="00EC50CF">
            <w:pPr>
              <w:widowControl/>
              <w:jc w:val="left"/>
              <w:rPr>
                <w:rFonts w:cs="Arial"/>
                <w:color w:val="000000"/>
                <w:kern w:val="0"/>
                <w:sz w:val="20"/>
                <w:szCs w:val="20"/>
              </w:rPr>
            </w:pPr>
            <w:r w:rsidRPr="001F6365">
              <w:rPr>
                <w:rFonts w:cs="Arial" w:hint="eastAsia"/>
                <w:color w:val="000000"/>
                <w:kern w:val="0"/>
                <w:sz w:val="20"/>
                <w:szCs w:val="20"/>
              </w:rPr>
              <w:t>续期收费成功通知短信</w:t>
            </w:r>
          </w:p>
        </w:tc>
        <w:tc>
          <w:tcPr>
            <w:tcW w:w="5698" w:type="dxa"/>
            <w:tcBorders>
              <w:top w:val="nil"/>
              <w:left w:val="nil"/>
              <w:bottom w:val="single" w:sz="4" w:space="0" w:color="auto"/>
              <w:right w:val="single" w:sz="4" w:space="0" w:color="auto"/>
            </w:tcBorders>
            <w:shd w:val="clear" w:color="auto" w:fill="auto"/>
            <w:vAlign w:val="center"/>
            <w:hideMark/>
          </w:tcPr>
          <w:p w:rsidR="00C3032D" w:rsidRPr="001F6365" w:rsidRDefault="00C3032D" w:rsidP="00EC50CF">
            <w:pPr>
              <w:widowControl/>
              <w:jc w:val="left"/>
              <w:rPr>
                <w:rFonts w:cs="Arial"/>
                <w:color w:val="000000"/>
                <w:kern w:val="0"/>
                <w:sz w:val="20"/>
                <w:szCs w:val="20"/>
              </w:rPr>
            </w:pPr>
            <w:r w:rsidRPr="001F6365">
              <w:rPr>
                <w:rFonts w:cs="Arial" w:hint="eastAsia"/>
                <w:color w:val="000000"/>
                <w:kern w:val="0"/>
                <w:sz w:val="20"/>
                <w:szCs w:val="20"/>
              </w:rPr>
              <w:t>续期收费成功通知（银行代扣） (包含和谐人生)</w:t>
            </w:r>
          </w:p>
        </w:tc>
        <w:tc>
          <w:tcPr>
            <w:tcW w:w="1216" w:type="dxa"/>
            <w:tcBorders>
              <w:top w:val="nil"/>
              <w:left w:val="nil"/>
              <w:bottom w:val="single" w:sz="4" w:space="0" w:color="auto"/>
              <w:right w:val="single" w:sz="4" w:space="0" w:color="auto"/>
            </w:tcBorders>
            <w:shd w:val="clear" w:color="auto" w:fill="auto"/>
            <w:vAlign w:val="center"/>
            <w:hideMark/>
          </w:tcPr>
          <w:p w:rsidR="00C3032D" w:rsidRPr="001F6365" w:rsidRDefault="00C3032D" w:rsidP="00EC50CF">
            <w:pPr>
              <w:widowControl/>
              <w:jc w:val="center"/>
              <w:rPr>
                <w:rFonts w:cs="Arial"/>
                <w:color w:val="000000"/>
                <w:kern w:val="0"/>
                <w:sz w:val="20"/>
                <w:szCs w:val="20"/>
              </w:rPr>
            </w:pPr>
            <w:r w:rsidRPr="001F6365">
              <w:rPr>
                <w:rFonts w:cs="Arial" w:hint="eastAsia"/>
                <w:color w:val="000000"/>
                <w:kern w:val="0"/>
                <w:sz w:val="20"/>
                <w:szCs w:val="20"/>
              </w:rPr>
              <w:t>CBS2600007</w:t>
            </w:r>
          </w:p>
        </w:tc>
      </w:tr>
      <w:tr w:rsidR="00C3032D" w:rsidRPr="001F6365" w:rsidTr="00EC50CF">
        <w:trPr>
          <w:trHeight w:val="255"/>
        </w:trPr>
        <w:tc>
          <w:tcPr>
            <w:tcW w:w="2066" w:type="dxa"/>
            <w:vMerge/>
            <w:tcBorders>
              <w:top w:val="nil"/>
              <w:left w:val="single" w:sz="4" w:space="0" w:color="auto"/>
              <w:bottom w:val="single" w:sz="4" w:space="0" w:color="auto"/>
              <w:right w:val="single" w:sz="4" w:space="0" w:color="auto"/>
            </w:tcBorders>
            <w:vAlign w:val="center"/>
            <w:hideMark/>
          </w:tcPr>
          <w:p w:rsidR="00C3032D" w:rsidRPr="001F6365" w:rsidRDefault="00C3032D" w:rsidP="00EC50CF">
            <w:pPr>
              <w:widowControl/>
              <w:jc w:val="left"/>
              <w:rPr>
                <w:rFonts w:cs="Arial"/>
                <w:color w:val="000000"/>
                <w:kern w:val="0"/>
                <w:sz w:val="20"/>
                <w:szCs w:val="20"/>
              </w:rPr>
            </w:pPr>
          </w:p>
        </w:tc>
        <w:tc>
          <w:tcPr>
            <w:tcW w:w="5698" w:type="dxa"/>
            <w:tcBorders>
              <w:top w:val="nil"/>
              <w:left w:val="nil"/>
              <w:bottom w:val="single" w:sz="4" w:space="0" w:color="auto"/>
              <w:right w:val="single" w:sz="4" w:space="0" w:color="auto"/>
            </w:tcBorders>
            <w:shd w:val="clear" w:color="auto" w:fill="auto"/>
            <w:vAlign w:val="center"/>
            <w:hideMark/>
          </w:tcPr>
          <w:p w:rsidR="00C3032D" w:rsidRPr="001F6365" w:rsidRDefault="00C3032D" w:rsidP="00EC50CF">
            <w:pPr>
              <w:widowControl/>
              <w:jc w:val="left"/>
              <w:rPr>
                <w:rFonts w:cs="Arial"/>
                <w:color w:val="000000"/>
                <w:kern w:val="0"/>
                <w:sz w:val="20"/>
                <w:szCs w:val="20"/>
              </w:rPr>
            </w:pPr>
            <w:del w:id="281" w:author="Alana Chen" w:date="2016-11-16T15:44:00Z">
              <w:r w:rsidRPr="001F6365" w:rsidDel="009647FB">
                <w:rPr>
                  <w:rFonts w:cs="Arial" w:hint="eastAsia"/>
                  <w:color w:val="000000"/>
                  <w:kern w:val="0"/>
                  <w:sz w:val="20"/>
                  <w:szCs w:val="20"/>
                </w:rPr>
                <w:delText>续期收费成功通知（月缴-银行代扣）</w:delText>
              </w:r>
            </w:del>
          </w:p>
        </w:tc>
        <w:tc>
          <w:tcPr>
            <w:tcW w:w="1216" w:type="dxa"/>
            <w:tcBorders>
              <w:top w:val="nil"/>
              <w:left w:val="nil"/>
              <w:bottom w:val="single" w:sz="4" w:space="0" w:color="auto"/>
              <w:right w:val="single" w:sz="4" w:space="0" w:color="auto"/>
            </w:tcBorders>
            <w:shd w:val="clear" w:color="auto" w:fill="auto"/>
            <w:vAlign w:val="center"/>
            <w:hideMark/>
          </w:tcPr>
          <w:p w:rsidR="00C3032D" w:rsidRPr="001F6365" w:rsidRDefault="00C3032D" w:rsidP="00EC50CF">
            <w:pPr>
              <w:widowControl/>
              <w:jc w:val="center"/>
              <w:rPr>
                <w:rFonts w:cs="Arial"/>
                <w:color w:val="000000"/>
                <w:kern w:val="0"/>
                <w:sz w:val="20"/>
                <w:szCs w:val="20"/>
              </w:rPr>
            </w:pPr>
            <w:del w:id="282" w:author="Alana Chen" w:date="2016-11-16T15:45:00Z">
              <w:r w:rsidRPr="001F6365" w:rsidDel="009647FB">
                <w:rPr>
                  <w:rFonts w:cs="Arial" w:hint="eastAsia"/>
                  <w:color w:val="000000"/>
                  <w:kern w:val="0"/>
                  <w:sz w:val="20"/>
                  <w:szCs w:val="20"/>
                </w:rPr>
                <w:delText>CBS2600116</w:delText>
              </w:r>
            </w:del>
          </w:p>
        </w:tc>
      </w:tr>
      <w:tr w:rsidR="00C3032D" w:rsidRPr="001F6365" w:rsidTr="00EC50CF">
        <w:trPr>
          <w:trHeight w:val="255"/>
        </w:trPr>
        <w:tc>
          <w:tcPr>
            <w:tcW w:w="2066" w:type="dxa"/>
            <w:vMerge/>
            <w:tcBorders>
              <w:top w:val="nil"/>
              <w:left w:val="single" w:sz="4" w:space="0" w:color="auto"/>
              <w:bottom w:val="single" w:sz="4" w:space="0" w:color="auto"/>
              <w:right w:val="single" w:sz="4" w:space="0" w:color="auto"/>
            </w:tcBorders>
            <w:vAlign w:val="center"/>
            <w:hideMark/>
          </w:tcPr>
          <w:p w:rsidR="00C3032D" w:rsidRPr="001F6365" w:rsidRDefault="00C3032D" w:rsidP="00EC50CF">
            <w:pPr>
              <w:widowControl/>
              <w:jc w:val="left"/>
              <w:rPr>
                <w:rFonts w:cs="Arial"/>
                <w:color w:val="000000"/>
                <w:kern w:val="0"/>
                <w:sz w:val="20"/>
                <w:szCs w:val="20"/>
              </w:rPr>
            </w:pPr>
          </w:p>
        </w:tc>
        <w:tc>
          <w:tcPr>
            <w:tcW w:w="5698" w:type="dxa"/>
            <w:tcBorders>
              <w:top w:val="nil"/>
              <w:left w:val="nil"/>
              <w:bottom w:val="single" w:sz="4" w:space="0" w:color="auto"/>
              <w:right w:val="single" w:sz="4" w:space="0" w:color="auto"/>
            </w:tcBorders>
            <w:shd w:val="clear" w:color="auto" w:fill="auto"/>
            <w:vAlign w:val="center"/>
            <w:hideMark/>
          </w:tcPr>
          <w:p w:rsidR="00C3032D" w:rsidRPr="001F6365" w:rsidRDefault="00C3032D" w:rsidP="00EC50CF">
            <w:pPr>
              <w:widowControl/>
              <w:jc w:val="left"/>
              <w:rPr>
                <w:rFonts w:cs="Arial"/>
                <w:color w:val="000000"/>
                <w:kern w:val="0"/>
                <w:sz w:val="20"/>
                <w:szCs w:val="20"/>
              </w:rPr>
            </w:pPr>
            <w:del w:id="283" w:author="Alana Chen" w:date="2017-01-12T16:35:00Z">
              <w:r w:rsidRPr="001F6365" w:rsidDel="00C31EA7">
                <w:rPr>
                  <w:rFonts w:cs="Arial" w:hint="eastAsia"/>
                  <w:color w:val="000000"/>
                  <w:kern w:val="0"/>
                  <w:sz w:val="20"/>
                  <w:szCs w:val="20"/>
                </w:rPr>
                <w:delText>续期收费成功通知（非银行代扣）（包含和谐人生）</w:delText>
              </w:r>
            </w:del>
          </w:p>
        </w:tc>
        <w:tc>
          <w:tcPr>
            <w:tcW w:w="1216" w:type="dxa"/>
            <w:tcBorders>
              <w:top w:val="nil"/>
              <w:left w:val="nil"/>
              <w:bottom w:val="single" w:sz="4" w:space="0" w:color="auto"/>
              <w:right w:val="single" w:sz="4" w:space="0" w:color="auto"/>
            </w:tcBorders>
            <w:shd w:val="clear" w:color="auto" w:fill="auto"/>
            <w:vAlign w:val="center"/>
            <w:hideMark/>
          </w:tcPr>
          <w:p w:rsidR="00C3032D" w:rsidRPr="001F6365" w:rsidRDefault="00C3032D" w:rsidP="00EC50CF">
            <w:pPr>
              <w:widowControl/>
              <w:jc w:val="center"/>
              <w:rPr>
                <w:rFonts w:cs="Arial"/>
                <w:color w:val="000000"/>
                <w:kern w:val="0"/>
                <w:sz w:val="20"/>
                <w:szCs w:val="20"/>
              </w:rPr>
            </w:pPr>
            <w:del w:id="284" w:author="Alana Chen" w:date="2017-01-12T16:35:00Z">
              <w:r w:rsidRPr="001F6365" w:rsidDel="00C31EA7">
                <w:rPr>
                  <w:rFonts w:cs="Arial" w:hint="eastAsia"/>
                  <w:color w:val="000000"/>
                  <w:kern w:val="0"/>
                  <w:sz w:val="20"/>
                  <w:szCs w:val="20"/>
                </w:rPr>
                <w:delText>CBS2600026</w:delText>
              </w:r>
            </w:del>
          </w:p>
        </w:tc>
      </w:tr>
      <w:tr w:rsidR="00C3032D" w:rsidRPr="001F6365" w:rsidTr="00EC50CF">
        <w:trPr>
          <w:trHeight w:val="255"/>
        </w:trPr>
        <w:tc>
          <w:tcPr>
            <w:tcW w:w="2066" w:type="dxa"/>
            <w:vMerge/>
            <w:tcBorders>
              <w:top w:val="nil"/>
              <w:left w:val="single" w:sz="4" w:space="0" w:color="auto"/>
              <w:bottom w:val="single" w:sz="4" w:space="0" w:color="auto"/>
              <w:right w:val="single" w:sz="4" w:space="0" w:color="auto"/>
            </w:tcBorders>
            <w:vAlign w:val="center"/>
            <w:hideMark/>
          </w:tcPr>
          <w:p w:rsidR="00C3032D" w:rsidRPr="001F6365" w:rsidRDefault="00C3032D" w:rsidP="00EC50CF">
            <w:pPr>
              <w:widowControl/>
              <w:jc w:val="left"/>
              <w:rPr>
                <w:rFonts w:cs="Arial"/>
                <w:color w:val="000000"/>
                <w:kern w:val="0"/>
                <w:sz w:val="20"/>
                <w:szCs w:val="20"/>
              </w:rPr>
            </w:pPr>
          </w:p>
        </w:tc>
        <w:tc>
          <w:tcPr>
            <w:tcW w:w="5698" w:type="dxa"/>
            <w:tcBorders>
              <w:top w:val="nil"/>
              <w:left w:val="nil"/>
              <w:bottom w:val="single" w:sz="4" w:space="0" w:color="auto"/>
              <w:right w:val="single" w:sz="4" w:space="0" w:color="auto"/>
            </w:tcBorders>
            <w:shd w:val="clear" w:color="auto" w:fill="auto"/>
            <w:vAlign w:val="center"/>
            <w:hideMark/>
          </w:tcPr>
          <w:p w:rsidR="00C3032D" w:rsidRPr="001F6365" w:rsidRDefault="00C3032D" w:rsidP="00EC50CF">
            <w:pPr>
              <w:widowControl/>
              <w:jc w:val="left"/>
              <w:rPr>
                <w:rFonts w:cs="Arial"/>
                <w:color w:val="000000"/>
                <w:kern w:val="0"/>
                <w:sz w:val="20"/>
                <w:szCs w:val="20"/>
              </w:rPr>
            </w:pPr>
            <w:del w:id="285" w:author="Alana Chen" w:date="2017-01-12T16:35:00Z">
              <w:r w:rsidRPr="001F6365" w:rsidDel="00C31EA7">
                <w:rPr>
                  <w:rFonts w:cs="Arial" w:hint="eastAsia"/>
                  <w:color w:val="000000"/>
                  <w:kern w:val="0"/>
                  <w:sz w:val="20"/>
                  <w:szCs w:val="20"/>
                </w:rPr>
                <w:delText>续期交费成功后银行代扣（烟台、威海）</w:delText>
              </w:r>
            </w:del>
          </w:p>
        </w:tc>
        <w:tc>
          <w:tcPr>
            <w:tcW w:w="1216" w:type="dxa"/>
            <w:tcBorders>
              <w:top w:val="nil"/>
              <w:left w:val="nil"/>
              <w:bottom w:val="single" w:sz="4" w:space="0" w:color="auto"/>
              <w:right w:val="single" w:sz="4" w:space="0" w:color="auto"/>
            </w:tcBorders>
            <w:shd w:val="clear" w:color="auto" w:fill="auto"/>
            <w:vAlign w:val="center"/>
            <w:hideMark/>
          </w:tcPr>
          <w:p w:rsidR="00C3032D" w:rsidRPr="001F6365" w:rsidRDefault="00C3032D" w:rsidP="00EC50CF">
            <w:pPr>
              <w:widowControl/>
              <w:jc w:val="center"/>
              <w:rPr>
                <w:rFonts w:cs="Arial"/>
                <w:color w:val="000000"/>
                <w:kern w:val="0"/>
                <w:sz w:val="20"/>
                <w:szCs w:val="20"/>
              </w:rPr>
            </w:pPr>
            <w:del w:id="286" w:author="Alana Chen" w:date="2017-01-12T16:35:00Z">
              <w:r w:rsidRPr="001F6365" w:rsidDel="00C31EA7">
                <w:rPr>
                  <w:rFonts w:cs="Arial" w:hint="eastAsia"/>
                  <w:color w:val="000000"/>
                  <w:kern w:val="0"/>
                  <w:sz w:val="20"/>
                  <w:szCs w:val="20"/>
                </w:rPr>
                <w:delText>CBS2600069</w:delText>
              </w:r>
            </w:del>
          </w:p>
        </w:tc>
      </w:tr>
      <w:tr w:rsidR="00C3032D" w:rsidRPr="001F6365" w:rsidTr="00EC50CF">
        <w:trPr>
          <w:trHeight w:val="255"/>
        </w:trPr>
        <w:tc>
          <w:tcPr>
            <w:tcW w:w="2066" w:type="dxa"/>
            <w:vMerge/>
            <w:tcBorders>
              <w:top w:val="nil"/>
              <w:left w:val="single" w:sz="4" w:space="0" w:color="auto"/>
              <w:bottom w:val="single" w:sz="4" w:space="0" w:color="auto"/>
              <w:right w:val="single" w:sz="4" w:space="0" w:color="auto"/>
            </w:tcBorders>
            <w:vAlign w:val="center"/>
            <w:hideMark/>
          </w:tcPr>
          <w:p w:rsidR="00C3032D" w:rsidRPr="001F6365" w:rsidRDefault="00C3032D" w:rsidP="00EC50CF">
            <w:pPr>
              <w:widowControl/>
              <w:jc w:val="left"/>
              <w:rPr>
                <w:rFonts w:cs="Arial"/>
                <w:color w:val="000000"/>
                <w:kern w:val="0"/>
                <w:sz w:val="20"/>
                <w:szCs w:val="20"/>
              </w:rPr>
            </w:pPr>
          </w:p>
        </w:tc>
        <w:tc>
          <w:tcPr>
            <w:tcW w:w="5698" w:type="dxa"/>
            <w:tcBorders>
              <w:top w:val="nil"/>
              <w:left w:val="nil"/>
              <w:bottom w:val="single" w:sz="4" w:space="0" w:color="auto"/>
              <w:right w:val="single" w:sz="4" w:space="0" w:color="auto"/>
            </w:tcBorders>
            <w:shd w:val="clear" w:color="auto" w:fill="auto"/>
            <w:vAlign w:val="center"/>
            <w:hideMark/>
          </w:tcPr>
          <w:p w:rsidR="00C3032D" w:rsidRPr="001F6365" w:rsidRDefault="00C3032D" w:rsidP="00EC50CF">
            <w:pPr>
              <w:widowControl/>
              <w:jc w:val="left"/>
              <w:rPr>
                <w:rFonts w:cs="Arial"/>
                <w:color w:val="000000"/>
                <w:kern w:val="0"/>
                <w:sz w:val="20"/>
                <w:szCs w:val="20"/>
              </w:rPr>
            </w:pPr>
            <w:del w:id="287" w:author="Alana Chen" w:date="2017-01-12T16:35:00Z">
              <w:r w:rsidRPr="001F6365" w:rsidDel="00C31EA7">
                <w:rPr>
                  <w:rFonts w:cs="Arial" w:hint="eastAsia"/>
                  <w:color w:val="000000"/>
                  <w:kern w:val="0"/>
                  <w:sz w:val="20"/>
                  <w:szCs w:val="20"/>
                </w:rPr>
                <w:delText>续期交费成功后非银行代扣(烟台、威海)</w:delText>
              </w:r>
            </w:del>
          </w:p>
        </w:tc>
        <w:tc>
          <w:tcPr>
            <w:tcW w:w="1216" w:type="dxa"/>
            <w:tcBorders>
              <w:top w:val="nil"/>
              <w:left w:val="nil"/>
              <w:bottom w:val="single" w:sz="4" w:space="0" w:color="auto"/>
              <w:right w:val="single" w:sz="4" w:space="0" w:color="auto"/>
            </w:tcBorders>
            <w:shd w:val="clear" w:color="auto" w:fill="auto"/>
            <w:vAlign w:val="center"/>
            <w:hideMark/>
          </w:tcPr>
          <w:p w:rsidR="00C3032D" w:rsidRPr="001F6365" w:rsidRDefault="00C3032D" w:rsidP="00EC50CF">
            <w:pPr>
              <w:widowControl/>
              <w:jc w:val="center"/>
              <w:rPr>
                <w:rFonts w:cs="Arial"/>
                <w:color w:val="000000"/>
                <w:kern w:val="0"/>
                <w:sz w:val="20"/>
                <w:szCs w:val="20"/>
              </w:rPr>
            </w:pPr>
            <w:del w:id="288" w:author="Alana Chen" w:date="2017-01-12T16:35:00Z">
              <w:r w:rsidRPr="001F6365" w:rsidDel="00C31EA7">
                <w:rPr>
                  <w:rFonts w:cs="Arial" w:hint="eastAsia"/>
                  <w:color w:val="000000"/>
                  <w:kern w:val="0"/>
                  <w:sz w:val="20"/>
                  <w:szCs w:val="20"/>
                </w:rPr>
                <w:delText>CBS2600070</w:delText>
              </w:r>
            </w:del>
          </w:p>
        </w:tc>
      </w:tr>
      <w:tr w:rsidR="00C3032D" w:rsidRPr="001F6365" w:rsidTr="00EC50CF">
        <w:trPr>
          <w:trHeight w:val="255"/>
        </w:trPr>
        <w:tc>
          <w:tcPr>
            <w:tcW w:w="2066" w:type="dxa"/>
            <w:vMerge w:val="restart"/>
            <w:tcBorders>
              <w:top w:val="nil"/>
              <w:left w:val="single" w:sz="4" w:space="0" w:color="auto"/>
              <w:bottom w:val="single" w:sz="4" w:space="0" w:color="000000"/>
              <w:right w:val="single" w:sz="4" w:space="0" w:color="auto"/>
            </w:tcBorders>
            <w:shd w:val="clear" w:color="auto" w:fill="auto"/>
            <w:vAlign w:val="center"/>
            <w:hideMark/>
          </w:tcPr>
          <w:p w:rsidR="00C3032D" w:rsidRPr="001F6365" w:rsidRDefault="00C3032D" w:rsidP="00EC50CF">
            <w:pPr>
              <w:widowControl/>
              <w:jc w:val="center"/>
              <w:rPr>
                <w:rFonts w:cs="Arial"/>
                <w:color w:val="000000"/>
                <w:kern w:val="0"/>
                <w:sz w:val="20"/>
                <w:szCs w:val="20"/>
              </w:rPr>
            </w:pPr>
            <w:r w:rsidRPr="001F6365">
              <w:rPr>
                <w:rFonts w:cs="Arial" w:hint="eastAsia"/>
                <w:color w:val="000000"/>
                <w:kern w:val="0"/>
                <w:sz w:val="20"/>
                <w:szCs w:val="20"/>
              </w:rPr>
              <w:t>续期收费不成功通知</w:t>
            </w:r>
          </w:p>
        </w:tc>
        <w:tc>
          <w:tcPr>
            <w:tcW w:w="5698" w:type="dxa"/>
            <w:tcBorders>
              <w:top w:val="nil"/>
              <w:left w:val="nil"/>
              <w:bottom w:val="single" w:sz="4" w:space="0" w:color="auto"/>
              <w:right w:val="single" w:sz="4" w:space="0" w:color="auto"/>
            </w:tcBorders>
            <w:shd w:val="clear" w:color="auto" w:fill="auto"/>
            <w:vAlign w:val="center"/>
            <w:hideMark/>
          </w:tcPr>
          <w:p w:rsidR="00C3032D" w:rsidRPr="001F6365" w:rsidRDefault="00C3032D" w:rsidP="00EC50CF">
            <w:pPr>
              <w:widowControl/>
              <w:jc w:val="left"/>
              <w:rPr>
                <w:rFonts w:cs="Arial"/>
                <w:color w:val="000000"/>
                <w:kern w:val="0"/>
                <w:sz w:val="20"/>
                <w:szCs w:val="20"/>
              </w:rPr>
            </w:pPr>
            <w:r w:rsidRPr="001F6365">
              <w:rPr>
                <w:rFonts w:cs="Arial" w:hint="eastAsia"/>
                <w:color w:val="000000"/>
                <w:kern w:val="0"/>
                <w:sz w:val="20"/>
                <w:szCs w:val="20"/>
              </w:rPr>
              <w:t>续期收费不成功通知（业务员）</w:t>
            </w:r>
          </w:p>
        </w:tc>
        <w:tc>
          <w:tcPr>
            <w:tcW w:w="1216" w:type="dxa"/>
            <w:tcBorders>
              <w:top w:val="nil"/>
              <w:left w:val="nil"/>
              <w:bottom w:val="single" w:sz="4" w:space="0" w:color="auto"/>
              <w:right w:val="single" w:sz="4" w:space="0" w:color="auto"/>
            </w:tcBorders>
            <w:shd w:val="clear" w:color="auto" w:fill="auto"/>
            <w:vAlign w:val="center"/>
            <w:hideMark/>
          </w:tcPr>
          <w:p w:rsidR="00C3032D" w:rsidRPr="001F6365" w:rsidRDefault="00C3032D" w:rsidP="00EC50CF">
            <w:pPr>
              <w:widowControl/>
              <w:jc w:val="center"/>
              <w:rPr>
                <w:rFonts w:cs="Arial"/>
                <w:color w:val="000000"/>
                <w:kern w:val="0"/>
                <w:sz w:val="20"/>
                <w:szCs w:val="20"/>
              </w:rPr>
            </w:pPr>
            <w:r w:rsidRPr="001F6365">
              <w:rPr>
                <w:rFonts w:cs="Arial" w:hint="eastAsia"/>
                <w:color w:val="000000"/>
                <w:kern w:val="0"/>
                <w:sz w:val="20"/>
                <w:szCs w:val="20"/>
              </w:rPr>
              <w:t>CBS2600016</w:t>
            </w:r>
          </w:p>
        </w:tc>
      </w:tr>
      <w:tr w:rsidR="00C3032D" w:rsidRPr="001F6365" w:rsidTr="00EC50CF">
        <w:trPr>
          <w:trHeight w:val="255"/>
        </w:trPr>
        <w:tc>
          <w:tcPr>
            <w:tcW w:w="2066" w:type="dxa"/>
            <w:vMerge/>
            <w:tcBorders>
              <w:top w:val="nil"/>
              <w:left w:val="single" w:sz="4" w:space="0" w:color="auto"/>
              <w:bottom w:val="single" w:sz="4" w:space="0" w:color="000000"/>
              <w:right w:val="single" w:sz="4" w:space="0" w:color="auto"/>
            </w:tcBorders>
            <w:vAlign w:val="center"/>
            <w:hideMark/>
          </w:tcPr>
          <w:p w:rsidR="00C3032D" w:rsidRPr="001F6365" w:rsidRDefault="00C3032D" w:rsidP="00EC50CF">
            <w:pPr>
              <w:widowControl/>
              <w:jc w:val="left"/>
              <w:rPr>
                <w:rFonts w:cs="Arial"/>
                <w:color w:val="000000"/>
                <w:kern w:val="0"/>
                <w:sz w:val="20"/>
                <w:szCs w:val="20"/>
              </w:rPr>
            </w:pPr>
          </w:p>
        </w:tc>
        <w:tc>
          <w:tcPr>
            <w:tcW w:w="5698" w:type="dxa"/>
            <w:tcBorders>
              <w:top w:val="nil"/>
              <w:left w:val="nil"/>
              <w:bottom w:val="single" w:sz="4" w:space="0" w:color="auto"/>
              <w:right w:val="single" w:sz="4" w:space="0" w:color="auto"/>
            </w:tcBorders>
            <w:shd w:val="clear" w:color="auto" w:fill="auto"/>
            <w:vAlign w:val="center"/>
            <w:hideMark/>
          </w:tcPr>
          <w:p w:rsidR="00C3032D" w:rsidRPr="001F6365" w:rsidRDefault="00C3032D" w:rsidP="00EC50CF">
            <w:pPr>
              <w:widowControl/>
              <w:jc w:val="left"/>
              <w:rPr>
                <w:rFonts w:cs="Arial"/>
                <w:color w:val="000000"/>
                <w:kern w:val="0"/>
                <w:sz w:val="20"/>
                <w:szCs w:val="20"/>
              </w:rPr>
            </w:pPr>
            <w:r w:rsidRPr="001F6365">
              <w:rPr>
                <w:rFonts w:cs="Arial" w:hint="eastAsia"/>
                <w:color w:val="000000"/>
                <w:kern w:val="0"/>
                <w:sz w:val="20"/>
                <w:szCs w:val="20"/>
              </w:rPr>
              <w:t>续期收费不成功通知（客户）</w:t>
            </w:r>
          </w:p>
        </w:tc>
        <w:tc>
          <w:tcPr>
            <w:tcW w:w="1216" w:type="dxa"/>
            <w:tcBorders>
              <w:top w:val="nil"/>
              <w:left w:val="nil"/>
              <w:bottom w:val="single" w:sz="4" w:space="0" w:color="auto"/>
              <w:right w:val="single" w:sz="4" w:space="0" w:color="auto"/>
            </w:tcBorders>
            <w:shd w:val="clear" w:color="auto" w:fill="auto"/>
            <w:vAlign w:val="center"/>
            <w:hideMark/>
          </w:tcPr>
          <w:p w:rsidR="00C3032D" w:rsidRPr="001F6365" w:rsidRDefault="00C3032D" w:rsidP="00EC50CF">
            <w:pPr>
              <w:widowControl/>
              <w:jc w:val="center"/>
              <w:rPr>
                <w:rFonts w:cs="Arial"/>
                <w:color w:val="000000"/>
                <w:kern w:val="0"/>
                <w:sz w:val="20"/>
                <w:szCs w:val="20"/>
              </w:rPr>
            </w:pPr>
            <w:r w:rsidRPr="001F6365">
              <w:rPr>
                <w:rFonts w:cs="Arial" w:hint="eastAsia"/>
                <w:color w:val="000000"/>
                <w:kern w:val="0"/>
                <w:sz w:val="20"/>
                <w:szCs w:val="20"/>
              </w:rPr>
              <w:t>CBS2600008</w:t>
            </w:r>
          </w:p>
        </w:tc>
      </w:tr>
      <w:tr w:rsidR="00C3032D" w:rsidRPr="001F6365" w:rsidTr="00EC50CF">
        <w:trPr>
          <w:trHeight w:val="255"/>
        </w:trPr>
        <w:tc>
          <w:tcPr>
            <w:tcW w:w="2066" w:type="dxa"/>
            <w:vMerge w:val="restart"/>
            <w:tcBorders>
              <w:top w:val="nil"/>
              <w:left w:val="single" w:sz="4" w:space="0" w:color="auto"/>
              <w:bottom w:val="single" w:sz="4" w:space="0" w:color="auto"/>
              <w:right w:val="single" w:sz="4" w:space="0" w:color="auto"/>
            </w:tcBorders>
            <w:shd w:val="clear" w:color="auto" w:fill="auto"/>
            <w:vAlign w:val="center"/>
            <w:hideMark/>
          </w:tcPr>
          <w:p w:rsidR="00C3032D" w:rsidRPr="001F6365" w:rsidRDefault="00C3032D" w:rsidP="00EC50CF">
            <w:pPr>
              <w:widowControl/>
              <w:jc w:val="left"/>
              <w:rPr>
                <w:rFonts w:cs="Arial"/>
                <w:color w:val="000000"/>
                <w:kern w:val="0"/>
                <w:sz w:val="20"/>
                <w:szCs w:val="20"/>
              </w:rPr>
            </w:pPr>
            <w:r w:rsidRPr="001F6365">
              <w:rPr>
                <w:rFonts w:cs="Arial" w:hint="eastAsia"/>
                <w:color w:val="000000"/>
                <w:kern w:val="0"/>
                <w:sz w:val="20"/>
                <w:szCs w:val="20"/>
              </w:rPr>
              <w:t>续期催缴费通知短信</w:t>
            </w:r>
          </w:p>
        </w:tc>
        <w:tc>
          <w:tcPr>
            <w:tcW w:w="5698" w:type="dxa"/>
            <w:tcBorders>
              <w:top w:val="nil"/>
              <w:left w:val="nil"/>
              <w:bottom w:val="single" w:sz="4" w:space="0" w:color="auto"/>
              <w:right w:val="single" w:sz="4" w:space="0" w:color="auto"/>
            </w:tcBorders>
            <w:shd w:val="clear" w:color="auto" w:fill="auto"/>
            <w:vAlign w:val="center"/>
            <w:hideMark/>
          </w:tcPr>
          <w:p w:rsidR="00C3032D" w:rsidRPr="001F6365" w:rsidRDefault="00C3032D" w:rsidP="00EC50CF">
            <w:pPr>
              <w:widowControl/>
              <w:jc w:val="left"/>
              <w:rPr>
                <w:rFonts w:cs="Arial"/>
                <w:color w:val="000000"/>
                <w:kern w:val="0"/>
                <w:sz w:val="20"/>
                <w:szCs w:val="20"/>
              </w:rPr>
            </w:pPr>
            <w:r w:rsidRPr="001F6365">
              <w:rPr>
                <w:rFonts w:cs="Arial" w:hint="eastAsia"/>
                <w:color w:val="000000"/>
                <w:kern w:val="0"/>
                <w:sz w:val="20"/>
                <w:szCs w:val="20"/>
              </w:rPr>
              <w:t>客户催缴费通知（银行代扣）   （剔除和谐人生险种）</w:t>
            </w:r>
          </w:p>
        </w:tc>
        <w:tc>
          <w:tcPr>
            <w:tcW w:w="1216" w:type="dxa"/>
            <w:tcBorders>
              <w:top w:val="nil"/>
              <w:left w:val="nil"/>
              <w:bottom w:val="single" w:sz="4" w:space="0" w:color="auto"/>
              <w:right w:val="single" w:sz="4" w:space="0" w:color="auto"/>
            </w:tcBorders>
            <w:shd w:val="clear" w:color="auto" w:fill="auto"/>
            <w:vAlign w:val="center"/>
            <w:hideMark/>
          </w:tcPr>
          <w:p w:rsidR="00C3032D" w:rsidRPr="001F6365" w:rsidRDefault="00C3032D" w:rsidP="00EC50CF">
            <w:pPr>
              <w:widowControl/>
              <w:jc w:val="center"/>
              <w:rPr>
                <w:rFonts w:cs="Arial"/>
                <w:color w:val="000000"/>
                <w:kern w:val="0"/>
                <w:sz w:val="20"/>
                <w:szCs w:val="20"/>
              </w:rPr>
            </w:pPr>
            <w:r w:rsidRPr="001F6365">
              <w:rPr>
                <w:rFonts w:cs="Arial" w:hint="eastAsia"/>
                <w:color w:val="000000"/>
                <w:kern w:val="0"/>
                <w:sz w:val="20"/>
                <w:szCs w:val="20"/>
              </w:rPr>
              <w:t>CBS2600021</w:t>
            </w:r>
          </w:p>
        </w:tc>
      </w:tr>
      <w:tr w:rsidR="00C3032D" w:rsidRPr="001F6365" w:rsidTr="00EC50CF">
        <w:trPr>
          <w:trHeight w:val="255"/>
        </w:trPr>
        <w:tc>
          <w:tcPr>
            <w:tcW w:w="2066" w:type="dxa"/>
            <w:vMerge/>
            <w:tcBorders>
              <w:top w:val="nil"/>
              <w:left w:val="single" w:sz="4" w:space="0" w:color="auto"/>
              <w:bottom w:val="single" w:sz="4" w:space="0" w:color="auto"/>
              <w:right w:val="single" w:sz="4" w:space="0" w:color="auto"/>
            </w:tcBorders>
            <w:vAlign w:val="center"/>
            <w:hideMark/>
          </w:tcPr>
          <w:p w:rsidR="00C3032D" w:rsidRPr="001F6365" w:rsidRDefault="00C3032D" w:rsidP="00EC50CF">
            <w:pPr>
              <w:widowControl/>
              <w:jc w:val="left"/>
              <w:rPr>
                <w:rFonts w:cs="Arial"/>
                <w:color w:val="000000"/>
                <w:kern w:val="0"/>
                <w:sz w:val="20"/>
                <w:szCs w:val="20"/>
              </w:rPr>
            </w:pPr>
          </w:p>
        </w:tc>
        <w:tc>
          <w:tcPr>
            <w:tcW w:w="5698" w:type="dxa"/>
            <w:tcBorders>
              <w:top w:val="nil"/>
              <w:left w:val="nil"/>
              <w:bottom w:val="single" w:sz="4" w:space="0" w:color="auto"/>
              <w:right w:val="single" w:sz="4" w:space="0" w:color="auto"/>
            </w:tcBorders>
            <w:shd w:val="clear" w:color="auto" w:fill="auto"/>
            <w:vAlign w:val="center"/>
            <w:hideMark/>
          </w:tcPr>
          <w:p w:rsidR="00C3032D" w:rsidRPr="001F6365" w:rsidRDefault="00C3032D" w:rsidP="00EC50CF">
            <w:pPr>
              <w:widowControl/>
              <w:jc w:val="left"/>
              <w:rPr>
                <w:rFonts w:cs="Arial"/>
                <w:color w:val="000000"/>
                <w:kern w:val="0"/>
                <w:sz w:val="20"/>
                <w:szCs w:val="20"/>
              </w:rPr>
            </w:pPr>
            <w:r w:rsidRPr="001F6365">
              <w:rPr>
                <w:rFonts w:cs="Arial" w:hint="eastAsia"/>
                <w:color w:val="000000"/>
                <w:kern w:val="0"/>
                <w:sz w:val="20"/>
                <w:szCs w:val="20"/>
              </w:rPr>
              <w:t>客户催缴费通知（非银行代扣）（剔除和谐人生险种）</w:t>
            </w:r>
          </w:p>
        </w:tc>
        <w:tc>
          <w:tcPr>
            <w:tcW w:w="1216" w:type="dxa"/>
            <w:tcBorders>
              <w:top w:val="nil"/>
              <w:left w:val="nil"/>
              <w:bottom w:val="single" w:sz="4" w:space="0" w:color="auto"/>
              <w:right w:val="single" w:sz="4" w:space="0" w:color="auto"/>
            </w:tcBorders>
            <w:shd w:val="clear" w:color="auto" w:fill="auto"/>
            <w:vAlign w:val="center"/>
            <w:hideMark/>
          </w:tcPr>
          <w:p w:rsidR="00C3032D" w:rsidRPr="001F6365" w:rsidRDefault="00C3032D" w:rsidP="00EC50CF">
            <w:pPr>
              <w:widowControl/>
              <w:jc w:val="center"/>
              <w:rPr>
                <w:rFonts w:cs="Arial"/>
                <w:color w:val="000000"/>
                <w:kern w:val="0"/>
                <w:sz w:val="20"/>
                <w:szCs w:val="20"/>
              </w:rPr>
            </w:pPr>
            <w:r w:rsidRPr="001F6365">
              <w:rPr>
                <w:rFonts w:cs="Arial" w:hint="eastAsia"/>
                <w:color w:val="000000"/>
                <w:kern w:val="0"/>
                <w:sz w:val="20"/>
                <w:szCs w:val="20"/>
              </w:rPr>
              <w:t xml:space="preserve">CBS2600027  </w:t>
            </w:r>
          </w:p>
        </w:tc>
      </w:tr>
    </w:tbl>
    <w:bookmarkStart w:id="289" w:name="_MON_1533991546"/>
    <w:bookmarkStart w:id="290" w:name="_MON_1533991563"/>
    <w:bookmarkEnd w:id="289"/>
    <w:bookmarkEnd w:id="290"/>
    <w:bookmarkStart w:id="291" w:name="_MON_1533991580"/>
    <w:bookmarkEnd w:id="291"/>
    <w:p w:rsidR="00C3032D" w:rsidRDefault="00C3032D" w:rsidP="00C3032D">
      <w:pPr>
        <w:rPr>
          <w:ins w:id="292" w:author="Alana Chen" w:date="2017-01-12T16:35:00Z"/>
        </w:rPr>
      </w:pPr>
      <w:r>
        <w:object w:dxaOrig="2069" w:dyaOrig="1298">
          <v:shape id="_x0000_i1029" type="#_x0000_t75" style="width:102.75pt;height:65.25pt" o:ole="">
            <v:imagedata r:id="rId39" o:title=""/>
          </v:shape>
          <o:OLEObject Type="Embed" ProgID="Excel.Sheet.8" ShapeID="_x0000_i1029" DrawAspect="Icon" ObjectID="_1552548467" r:id="rId40"/>
        </w:object>
      </w:r>
    </w:p>
    <w:p w:rsidR="00F368C4" w:rsidRDefault="00F368C4" w:rsidP="00C3032D">
      <w:ins w:id="293" w:author="Alana Chen" w:date="2017-01-12T16:36:00Z">
        <w:r>
          <w:rPr>
            <w:rFonts w:hint="eastAsia"/>
          </w:rPr>
          <w:t>特别说明：经验收测试反馈，目前续期短信（CBS260075，CBS260076，</w:t>
        </w:r>
      </w:ins>
      <w:ins w:id="294" w:author="Alana Chen" w:date="2017-01-13T16:07:00Z">
        <w:r w:rsidR="00370BAB">
          <w:rPr>
            <w:rFonts w:hint="eastAsia"/>
          </w:rPr>
          <w:t>CBS260079，</w:t>
        </w:r>
      </w:ins>
      <w:ins w:id="295" w:author="Alana Chen" w:date="2017-01-12T16:36:00Z">
        <w:r>
          <w:rPr>
            <w:rFonts w:hint="eastAsia"/>
          </w:rPr>
          <w:t>CBS260026，CBS260069，CBS260070）</w:t>
        </w:r>
      </w:ins>
      <w:ins w:id="296" w:author="Alana Chen" w:date="2017-01-12T16:37:00Z">
        <w:r>
          <w:rPr>
            <w:rFonts w:hint="eastAsia"/>
          </w:rPr>
          <w:t>只针对一年期以上的长期险保单</w:t>
        </w:r>
      </w:ins>
      <w:ins w:id="297" w:author="Alana Chen" w:date="2017-01-12T16:38:00Z">
        <w:r>
          <w:rPr>
            <w:rFonts w:hint="eastAsia"/>
          </w:rPr>
          <w:t>发送，因本次关爱康健产品短信发送规则不涉及修改，故如上</w:t>
        </w:r>
      </w:ins>
      <w:ins w:id="298" w:author="Alana Chen" w:date="2017-01-13T16:07:00Z">
        <w:r w:rsidR="00370BAB">
          <w:rPr>
            <w:rFonts w:hint="eastAsia"/>
          </w:rPr>
          <w:t>6</w:t>
        </w:r>
      </w:ins>
      <w:ins w:id="299" w:author="Alana Chen" w:date="2017-01-12T16:38:00Z">
        <w:r>
          <w:rPr>
            <w:rFonts w:hint="eastAsia"/>
          </w:rPr>
          <w:t>个短信从列表中剔除。</w:t>
        </w:r>
      </w:ins>
    </w:p>
    <w:p w:rsidR="00C3032D" w:rsidRDefault="00C3032D" w:rsidP="00C3032D">
      <w:pPr>
        <w:pStyle w:val="Heading2"/>
        <w:numPr>
          <w:ilvl w:val="1"/>
          <w:numId w:val="3"/>
        </w:numPr>
        <w:textAlignment w:val="auto"/>
        <w:rPr>
          <w:lang w:eastAsia="zh-CN"/>
        </w:rPr>
      </w:pPr>
      <w:bookmarkStart w:id="300" w:name="_Toc470788044"/>
      <w:r>
        <w:rPr>
          <w:rFonts w:hint="eastAsia"/>
          <w:lang w:eastAsia="zh-CN"/>
        </w:rPr>
        <w:lastRenderedPageBreak/>
        <w:t>保全</w:t>
      </w:r>
      <w:bookmarkEnd w:id="300"/>
    </w:p>
    <w:p w:rsidR="00C3032D" w:rsidRDefault="00C3032D" w:rsidP="00C3032D">
      <w:pPr>
        <w:pStyle w:val="Heading3"/>
        <w:tabs>
          <w:tab w:val="clear" w:pos="720"/>
          <w:tab w:val="num" w:pos="900"/>
        </w:tabs>
        <w:ind w:left="900"/>
        <w:rPr>
          <w:lang w:eastAsia="zh-CN"/>
        </w:rPr>
      </w:pPr>
      <w:bookmarkStart w:id="301" w:name="_Toc470788045"/>
      <w:r>
        <w:rPr>
          <w:rFonts w:hint="eastAsia"/>
          <w:lang w:eastAsia="zh-CN"/>
        </w:rPr>
        <w:t>业务规则</w:t>
      </w:r>
      <w:bookmarkEnd w:id="301"/>
    </w:p>
    <w:p w:rsidR="00C3032D" w:rsidRPr="00DB13D0" w:rsidRDefault="00C3032D" w:rsidP="00C3032D">
      <w:pPr>
        <w:pStyle w:val="ListParagraph"/>
        <w:numPr>
          <w:ilvl w:val="0"/>
          <w:numId w:val="8"/>
        </w:numPr>
        <w:ind w:left="360"/>
      </w:pPr>
      <w:r>
        <w:rPr>
          <w:rFonts w:hint="eastAsia"/>
        </w:rPr>
        <w:t>“人保寿险</w:t>
      </w:r>
      <w:r w:rsidRPr="006156C4">
        <w:rPr>
          <w:rFonts w:hint="eastAsia"/>
        </w:rPr>
        <w:t>关爱康健医疗保险</w:t>
      </w:r>
      <w:r>
        <w:rPr>
          <w:rFonts w:hint="eastAsia"/>
        </w:rPr>
        <w:t>”产品的保全规则</w:t>
      </w:r>
    </w:p>
    <w:bookmarkStart w:id="302" w:name="_MON_1539775408"/>
    <w:bookmarkStart w:id="303" w:name="_MON_1539775468"/>
    <w:bookmarkStart w:id="304" w:name="_MON_1539689197"/>
    <w:bookmarkStart w:id="305" w:name="_MON_1533992026"/>
    <w:bookmarkStart w:id="306" w:name="_MON_1539775392"/>
    <w:bookmarkEnd w:id="302"/>
    <w:bookmarkEnd w:id="303"/>
    <w:bookmarkEnd w:id="304"/>
    <w:bookmarkEnd w:id="305"/>
    <w:bookmarkEnd w:id="306"/>
    <w:bookmarkStart w:id="307" w:name="_MON_1540120462"/>
    <w:bookmarkEnd w:id="307"/>
    <w:p w:rsidR="00C3032D" w:rsidRPr="00EC12AC" w:rsidRDefault="00C3032D" w:rsidP="00C3032D">
      <w:r>
        <w:object w:dxaOrig="1534" w:dyaOrig="963">
          <v:shape id="_x0000_i1030" type="#_x0000_t75" style="width:76.5pt;height:48pt" o:ole="">
            <v:imagedata r:id="rId41" o:title=""/>
          </v:shape>
          <o:OLEObject Type="Embed" ProgID="Word.Document.8" ShapeID="_x0000_i1030" DrawAspect="Icon" ObjectID="_1552548468" r:id="rId42">
            <o:FieldCodes>\s</o:FieldCodes>
          </o:OLEObject>
        </w:object>
      </w:r>
    </w:p>
    <w:p w:rsidR="00C3032D" w:rsidRPr="00EC12AC" w:rsidRDefault="00C3032D" w:rsidP="00C3032D">
      <w:pPr>
        <w:pStyle w:val="Heading3"/>
        <w:tabs>
          <w:tab w:val="clear" w:pos="720"/>
          <w:tab w:val="num" w:pos="900"/>
        </w:tabs>
        <w:ind w:left="900"/>
        <w:rPr>
          <w:lang w:eastAsia="zh-CN"/>
        </w:rPr>
      </w:pPr>
      <w:bookmarkStart w:id="308" w:name="_Toc470788046"/>
      <w:r>
        <w:rPr>
          <w:rFonts w:hint="eastAsia"/>
          <w:lang w:eastAsia="zh-CN"/>
        </w:rPr>
        <w:t>部分保全项说明</w:t>
      </w:r>
      <w:bookmarkEnd w:id="308"/>
    </w:p>
    <w:p w:rsidR="00C3032D" w:rsidRDefault="00C3032D" w:rsidP="00C3032D">
      <w:pPr>
        <w:pStyle w:val="Heading4"/>
        <w:rPr>
          <w:lang w:eastAsia="zh-CN"/>
        </w:rPr>
      </w:pPr>
      <w:r>
        <w:rPr>
          <w:rFonts w:hint="eastAsia"/>
          <w:lang w:eastAsia="zh-CN"/>
        </w:rPr>
        <w:t>个单减少保额</w:t>
      </w:r>
    </w:p>
    <w:p w:rsidR="00C3032D" w:rsidRDefault="00C3032D" w:rsidP="00C3032D">
      <w:pPr>
        <w:numPr>
          <w:ilvl w:val="0"/>
          <w:numId w:val="35"/>
        </w:numPr>
        <w:spacing w:line="300" w:lineRule="auto"/>
        <w:contextualSpacing/>
      </w:pPr>
      <w:r>
        <w:rPr>
          <w:rFonts w:hint="eastAsia"/>
        </w:rPr>
        <w:t>不支持“</w:t>
      </w:r>
      <w:r w:rsidRPr="006156C4">
        <w:rPr>
          <w:rFonts w:hint="eastAsia"/>
        </w:rPr>
        <w:t>人保寿险关爱康健医疗保险</w:t>
      </w:r>
      <w:r>
        <w:rPr>
          <w:rFonts w:hint="eastAsia"/>
        </w:rPr>
        <w:t>”为主险的有效保单操作106-个单减少保额。（</w:t>
      </w:r>
      <w:r w:rsidRPr="00CA58C1">
        <w:rPr>
          <w:rFonts w:hint="eastAsia"/>
          <w:b/>
        </w:rPr>
        <w:t>规则引擎系统处理</w:t>
      </w:r>
      <w:r>
        <w:rPr>
          <w:rFonts w:hint="eastAsia"/>
        </w:rPr>
        <w:t>）</w:t>
      </w:r>
    </w:p>
    <w:p w:rsidR="00C3032D" w:rsidRDefault="00C3032D" w:rsidP="00C3032D">
      <w:pPr>
        <w:numPr>
          <w:ilvl w:val="0"/>
          <w:numId w:val="35"/>
        </w:numPr>
        <w:spacing w:line="300" w:lineRule="auto"/>
        <w:contextualSpacing/>
      </w:pPr>
      <w:r>
        <w:rPr>
          <w:rFonts w:hint="eastAsia"/>
        </w:rPr>
        <w:t>支持“</w:t>
      </w:r>
      <w:r w:rsidRPr="00235F6F">
        <w:rPr>
          <w:rFonts w:hint="eastAsia"/>
        </w:rPr>
        <w:t>人保寿险美好生活年金保险（分红型）</w:t>
      </w:r>
      <w:r>
        <w:rPr>
          <w:rFonts w:hint="eastAsia"/>
        </w:rPr>
        <w:t>”、“</w:t>
      </w:r>
      <w:r w:rsidRPr="00235F6F">
        <w:rPr>
          <w:rFonts w:hint="eastAsia"/>
        </w:rPr>
        <w:t>人保寿险美好生活年金保险（分红型）（</w:t>
      </w:r>
      <w:r w:rsidRPr="00235F6F">
        <w:t>B</w:t>
      </w:r>
      <w:r w:rsidRPr="00235F6F">
        <w:rPr>
          <w:rFonts w:hint="eastAsia"/>
        </w:rPr>
        <w:t>款）</w:t>
      </w:r>
      <w:r>
        <w:rPr>
          <w:rFonts w:hint="eastAsia"/>
        </w:rPr>
        <w:t>”、“</w:t>
      </w:r>
      <w:r w:rsidRPr="00235F6F">
        <w:rPr>
          <w:rFonts w:hint="eastAsia"/>
        </w:rPr>
        <w:t>人保寿险智赢生活年金保险（分红型）</w:t>
      </w:r>
      <w:r>
        <w:rPr>
          <w:rFonts w:hint="eastAsia"/>
        </w:rPr>
        <w:t>”、“人保寿险美好赢家年金保险（分红型）”与“</w:t>
      </w:r>
      <w:r w:rsidRPr="006156C4">
        <w:rPr>
          <w:rFonts w:hint="eastAsia"/>
        </w:rPr>
        <w:t>人保寿险关爱康健医疗保险</w:t>
      </w:r>
      <w:r>
        <w:rPr>
          <w:rFonts w:hint="eastAsia"/>
        </w:rPr>
        <w:t>”关联投保的保单操作此保全，如上4款主险减保后的年交/趸交保险费若不满足最低保费要求，“</w:t>
      </w:r>
      <w:r w:rsidRPr="006156C4">
        <w:rPr>
          <w:rFonts w:hint="eastAsia"/>
        </w:rPr>
        <w:t>人保寿险关爱康健医疗保险</w:t>
      </w:r>
      <w:r>
        <w:rPr>
          <w:rFonts w:hint="eastAsia"/>
        </w:rPr>
        <w:t>”保单无需做退保处理（</w:t>
      </w:r>
      <w:r w:rsidRPr="004D257B">
        <w:rPr>
          <w:rFonts w:hint="eastAsia"/>
          <w:i/>
        </w:rPr>
        <w:t>最低保费规则参见需求《</w:t>
      </w:r>
      <w:r w:rsidRPr="004D257B">
        <w:rPr>
          <w:i/>
        </w:rPr>
        <w:t>PICC_77910_关于人保寿险关爱康健医疗保险的产品需求（契约和部分保全）</w:t>
      </w:r>
      <w:r w:rsidRPr="004D257B">
        <w:rPr>
          <w:rFonts w:hint="eastAsia"/>
          <w:i/>
        </w:rPr>
        <w:t>》第8.2.2.2章节</w:t>
      </w:r>
      <w:r>
        <w:rPr>
          <w:rFonts w:hint="eastAsia"/>
        </w:rPr>
        <w:t>），保全流程不涉及修改。</w:t>
      </w:r>
    </w:p>
    <w:p w:rsidR="00C3032D" w:rsidRDefault="00C3032D" w:rsidP="00C3032D">
      <w:pPr>
        <w:pStyle w:val="Heading4"/>
        <w:rPr>
          <w:lang w:eastAsia="zh-CN"/>
        </w:rPr>
      </w:pPr>
      <w:r>
        <w:rPr>
          <w:rFonts w:hint="eastAsia"/>
          <w:lang w:eastAsia="zh-CN"/>
        </w:rPr>
        <w:t>保障计划变更（新增）</w:t>
      </w:r>
    </w:p>
    <w:p w:rsidR="00C3032D" w:rsidRDefault="00C3032D" w:rsidP="00C3032D">
      <w:pPr>
        <w:numPr>
          <w:ilvl w:val="0"/>
          <w:numId w:val="33"/>
        </w:numPr>
        <w:spacing w:line="300" w:lineRule="auto"/>
        <w:contextualSpacing/>
      </w:pPr>
      <w:r w:rsidRPr="00AC2D10">
        <w:rPr>
          <w:rFonts w:hint="eastAsia"/>
        </w:rPr>
        <w:t>新增</w:t>
      </w:r>
      <w:r>
        <w:rPr>
          <w:rFonts w:hint="eastAsia"/>
        </w:rPr>
        <w:t>“保障计划变更”保全项。</w:t>
      </w:r>
    </w:p>
    <w:p w:rsidR="00C3032D" w:rsidRDefault="00C3032D" w:rsidP="00C3032D">
      <w:pPr>
        <w:numPr>
          <w:ilvl w:val="0"/>
          <w:numId w:val="33"/>
        </w:numPr>
        <w:spacing w:line="300" w:lineRule="auto"/>
        <w:contextualSpacing/>
      </w:pPr>
      <w:r>
        <w:rPr>
          <w:rFonts w:hint="eastAsia"/>
        </w:rPr>
        <w:t>支持“人保寿险关爱康健医疗保险”产品的有效保单进行该保全操作。</w:t>
      </w:r>
    </w:p>
    <w:p w:rsidR="00C3032D" w:rsidRDefault="00C3032D" w:rsidP="00C3032D">
      <w:pPr>
        <w:pStyle w:val="Heading5"/>
      </w:pPr>
      <w:r>
        <w:rPr>
          <w:rFonts w:hint="eastAsia"/>
        </w:rPr>
        <w:t>业务规则</w:t>
      </w:r>
    </w:p>
    <w:p w:rsidR="00C3032D" w:rsidRPr="00C12D0E" w:rsidRDefault="00C3032D" w:rsidP="00C3032D">
      <w:r>
        <w:rPr>
          <w:noProof/>
        </w:rPr>
        <w:drawing>
          <wp:inline distT="0" distB="0" distL="0" distR="0" wp14:anchorId="68C70729" wp14:editId="366AA71B">
            <wp:extent cx="5278120" cy="177036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8120" cy="1770369"/>
                    </a:xfrm>
                    <a:prstGeom prst="rect">
                      <a:avLst/>
                    </a:prstGeom>
                  </pic:spPr>
                </pic:pic>
              </a:graphicData>
            </a:graphic>
          </wp:inline>
        </w:drawing>
      </w:r>
    </w:p>
    <w:p w:rsidR="00C3032D" w:rsidRDefault="00C3032D" w:rsidP="00C3032D">
      <w:pPr>
        <w:pStyle w:val="Heading5"/>
      </w:pPr>
      <w:r>
        <w:rPr>
          <w:rFonts w:hint="eastAsia"/>
        </w:rPr>
        <w:t>业务逻辑图</w:t>
      </w:r>
    </w:p>
    <w:p w:rsidR="00C3032D" w:rsidRPr="0097152C" w:rsidRDefault="00C3032D" w:rsidP="00C3032D">
      <w:pPr>
        <w:spacing w:line="300" w:lineRule="auto"/>
        <w:contextualSpacing/>
        <w:rPr>
          <w:szCs w:val="21"/>
        </w:rPr>
      </w:pPr>
      <w:r>
        <w:rPr>
          <w:rFonts w:hint="eastAsia"/>
          <w:szCs w:val="21"/>
        </w:rPr>
        <w:t>业务逻辑流程：保全新增</w:t>
      </w:r>
      <w:r>
        <w:rPr>
          <w:szCs w:val="21"/>
        </w:rPr>
        <w:t>—</w:t>
      </w:r>
      <w:r>
        <w:rPr>
          <w:rFonts w:hint="eastAsia"/>
          <w:szCs w:val="21"/>
        </w:rPr>
        <w:t>&gt;保全录入</w:t>
      </w:r>
      <w:r>
        <w:rPr>
          <w:szCs w:val="21"/>
        </w:rPr>
        <w:t>—</w:t>
      </w:r>
      <w:r>
        <w:rPr>
          <w:rFonts w:hint="eastAsia"/>
          <w:szCs w:val="21"/>
        </w:rPr>
        <w:t>&gt;批单录入</w:t>
      </w:r>
      <w:r>
        <w:rPr>
          <w:szCs w:val="21"/>
        </w:rPr>
        <w:t>—</w:t>
      </w:r>
      <w:r>
        <w:rPr>
          <w:rFonts w:hint="eastAsia"/>
          <w:szCs w:val="21"/>
        </w:rPr>
        <w:t>&gt;</w:t>
      </w:r>
      <w:r w:rsidRPr="00266188">
        <w:rPr>
          <w:rFonts w:hint="eastAsia"/>
          <w:color w:val="FF0000"/>
          <w:szCs w:val="21"/>
        </w:rPr>
        <w:t>二次核保</w:t>
      </w:r>
      <w:r w:rsidRPr="00266188">
        <w:rPr>
          <w:color w:val="FF0000"/>
          <w:szCs w:val="21"/>
        </w:rPr>
        <w:t>—</w:t>
      </w:r>
      <w:r w:rsidRPr="00266188">
        <w:rPr>
          <w:rFonts w:hint="eastAsia"/>
          <w:color w:val="FF0000"/>
          <w:szCs w:val="21"/>
        </w:rPr>
        <w:t>&gt;二次核保结果处理</w:t>
      </w:r>
      <w:r>
        <w:rPr>
          <w:szCs w:val="21"/>
        </w:rPr>
        <w:t>—</w:t>
      </w:r>
      <w:r>
        <w:rPr>
          <w:rFonts w:hint="eastAsia"/>
          <w:szCs w:val="21"/>
        </w:rPr>
        <w:t>&gt;保全审批</w:t>
      </w:r>
      <w:r>
        <w:rPr>
          <w:szCs w:val="21"/>
        </w:rPr>
        <w:t>—</w:t>
      </w:r>
      <w:r>
        <w:rPr>
          <w:rFonts w:hint="eastAsia"/>
          <w:szCs w:val="21"/>
        </w:rPr>
        <w:t>&gt;保全生效。</w:t>
      </w:r>
    </w:p>
    <w:p w:rsidR="00C3032D" w:rsidRDefault="00C3032D" w:rsidP="00C3032D">
      <w:r>
        <w:rPr>
          <w:rFonts w:hint="eastAsia"/>
        </w:rPr>
        <w:t>说明：此保全不涉及补退费，其中保障计划由高变低无须人工核保。</w:t>
      </w:r>
    </w:p>
    <w:p w:rsidR="00C3032D" w:rsidRDefault="00C3032D" w:rsidP="00C3032D">
      <w:pPr>
        <w:pStyle w:val="Heading5"/>
      </w:pPr>
      <w:bookmarkStart w:id="309" w:name="_Toc443556206"/>
      <w:bookmarkStart w:id="310" w:name="_Toc450212799"/>
      <w:r>
        <w:rPr>
          <w:rFonts w:hint="eastAsia"/>
        </w:rPr>
        <w:t>通用业务规则说明</w:t>
      </w:r>
      <w:bookmarkEnd w:id="309"/>
      <w:bookmarkEnd w:id="310"/>
    </w:p>
    <w:p w:rsidR="00C3032D" w:rsidRPr="000A3FA3" w:rsidRDefault="00C3032D" w:rsidP="00C3032D">
      <w:pPr>
        <w:numPr>
          <w:ilvl w:val="0"/>
          <w:numId w:val="32"/>
        </w:numPr>
        <w:spacing w:line="300" w:lineRule="auto"/>
        <w:contextualSpacing/>
        <w:rPr>
          <w:color w:val="000000"/>
        </w:rPr>
      </w:pPr>
      <w:r>
        <w:rPr>
          <w:rFonts w:hint="eastAsia"/>
          <w:color w:val="000000"/>
        </w:rPr>
        <w:t>新增“</w:t>
      </w:r>
      <w:r>
        <w:rPr>
          <w:rFonts w:hint="eastAsia"/>
        </w:rPr>
        <w:t>保障计划变更</w:t>
      </w:r>
      <w:r>
        <w:rPr>
          <w:rFonts w:hint="eastAsia"/>
          <w:color w:val="000000"/>
        </w:rPr>
        <w:t>”保全项，暂支持“</w:t>
      </w:r>
      <w:r>
        <w:t>611110</w:t>
      </w:r>
      <w:r>
        <w:rPr>
          <w:rFonts w:hint="eastAsia"/>
        </w:rPr>
        <w:t>2</w:t>
      </w:r>
      <w:r>
        <w:rPr>
          <w:rFonts w:hint="eastAsia"/>
          <w:color w:val="000000"/>
        </w:rPr>
        <w:t>-</w:t>
      </w:r>
      <w:r>
        <w:rPr>
          <w:rFonts w:hint="eastAsia"/>
        </w:rPr>
        <w:t>人保寿险关爱康健医疗保险</w:t>
      </w:r>
      <w:r>
        <w:rPr>
          <w:rFonts w:hint="eastAsia"/>
          <w:color w:val="000000"/>
        </w:rPr>
        <w:t>”保单操作此保全项。</w:t>
      </w:r>
    </w:p>
    <w:p w:rsidR="00C3032D" w:rsidRPr="00FD073C" w:rsidRDefault="00C3032D" w:rsidP="00C3032D">
      <w:pPr>
        <w:numPr>
          <w:ilvl w:val="0"/>
          <w:numId w:val="32"/>
        </w:numPr>
        <w:spacing w:line="300" w:lineRule="auto"/>
        <w:contextualSpacing/>
        <w:rPr>
          <w:szCs w:val="21"/>
        </w:rPr>
      </w:pPr>
      <w:r>
        <w:rPr>
          <w:rFonts w:hint="eastAsia"/>
          <w:szCs w:val="21"/>
        </w:rPr>
        <w:lastRenderedPageBreak/>
        <w:t>该保全项涉及如下内容</w:t>
      </w:r>
      <w:r w:rsidRPr="00FD073C">
        <w:rPr>
          <w:rFonts w:hint="eastAsia"/>
          <w:szCs w:val="21"/>
        </w:rPr>
        <w:t>：</w:t>
      </w:r>
    </w:p>
    <w:p w:rsidR="00C3032D" w:rsidRPr="00115BC4" w:rsidRDefault="00C3032D" w:rsidP="00C3032D">
      <w:pPr>
        <w:numPr>
          <w:ilvl w:val="0"/>
          <w:numId w:val="9"/>
        </w:numPr>
        <w:spacing w:line="300" w:lineRule="auto"/>
        <w:contextualSpacing/>
        <w:rPr>
          <w:szCs w:val="21"/>
        </w:rPr>
      </w:pPr>
      <w:r w:rsidRPr="00DC66DF">
        <w:rPr>
          <w:rFonts w:hint="eastAsia"/>
          <w:color w:val="000000"/>
          <w:szCs w:val="21"/>
        </w:rPr>
        <w:t>支持有效状态的保单操作；</w:t>
      </w:r>
      <w:r w:rsidRPr="00115BC4">
        <w:rPr>
          <w:rFonts w:hint="eastAsia"/>
          <w:szCs w:val="21"/>
        </w:rPr>
        <w:t xml:space="preserve"> </w:t>
      </w:r>
    </w:p>
    <w:p w:rsidR="00C3032D" w:rsidRPr="00AB7207" w:rsidRDefault="00C3032D" w:rsidP="00C3032D">
      <w:pPr>
        <w:numPr>
          <w:ilvl w:val="0"/>
          <w:numId w:val="9"/>
        </w:numPr>
        <w:spacing w:line="300" w:lineRule="auto"/>
        <w:contextualSpacing/>
        <w:rPr>
          <w:szCs w:val="21"/>
        </w:rPr>
      </w:pPr>
      <w:r>
        <w:rPr>
          <w:rFonts w:hint="eastAsia"/>
          <w:color w:val="000000"/>
          <w:szCs w:val="21"/>
        </w:rPr>
        <w:t>需要</w:t>
      </w:r>
      <w:r w:rsidRPr="00DC66DF">
        <w:rPr>
          <w:rFonts w:hint="eastAsia"/>
          <w:color w:val="000000"/>
          <w:szCs w:val="21"/>
        </w:rPr>
        <w:t>保全审批</w:t>
      </w:r>
      <w:r>
        <w:rPr>
          <w:rFonts w:hint="eastAsia"/>
          <w:color w:val="000000"/>
          <w:szCs w:val="21"/>
        </w:rPr>
        <w:t>；</w:t>
      </w:r>
    </w:p>
    <w:p w:rsidR="00C3032D" w:rsidRPr="00823A0D" w:rsidRDefault="00C3032D" w:rsidP="00C3032D">
      <w:pPr>
        <w:numPr>
          <w:ilvl w:val="0"/>
          <w:numId w:val="9"/>
        </w:numPr>
        <w:spacing w:line="300" w:lineRule="auto"/>
        <w:contextualSpacing/>
        <w:rPr>
          <w:szCs w:val="21"/>
        </w:rPr>
      </w:pPr>
      <w:r>
        <w:rPr>
          <w:rFonts w:hint="eastAsia"/>
        </w:rPr>
        <w:t>需要人工核保</w:t>
      </w:r>
    </w:p>
    <w:p w:rsidR="00C3032D" w:rsidRPr="0008624D" w:rsidRDefault="00C3032D" w:rsidP="00C3032D">
      <w:pPr>
        <w:numPr>
          <w:ilvl w:val="0"/>
          <w:numId w:val="9"/>
        </w:numPr>
        <w:spacing w:line="300" w:lineRule="auto"/>
        <w:contextualSpacing/>
        <w:rPr>
          <w:szCs w:val="21"/>
        </w:rPr>
      </w:pPr>
      <w:r w:rsidRPr="00DC66DF">
        <w:rPr>
          <w:rFonts w:hint="eastAsia"/>
          <w:color w:val="000000"/>
          <w:szCs w:val="21"/>
        </w:rPr>
        <w:t>该保全</w:t>
      </w:r>
      <w:r w:rsidRPr="00C4455A">
        <w:rPr>
          <w:rFonts w:hint="eastAsia"/>
          <w:b/>
          <w:color w:val="000000"/>
          <w:szCs w:val="21"/>
        </w:rPr>
        <w:t>不</w:t>
      </w:r>
      <w:r>
        <w:rPr>
          <w:rFonts w:hint="eastAsia"/>
          <w:color w:val="000000"/>
          <w:szCs w:val="21"/>
        </w:rPr>
        <w:t>产生退补费</w:t>
      </w:r>
      <w:r w:rsidRPr="00DC66DF">
        <w:rPr>
          <w:rFonts w:hint="eastAsia"/>
          <w:color w:val="000000"/>
          <w:szCs w:val="21"/>
        </w:rPr>
        <w:t>；</w:t>
      </w:r>
      <w:r w:rsidRPr="0008624D">
        <w:rPr>
          <w:rFonts w:hint="eastAsia"/>
          <w:szCs w:val="21"/>
        </w:rPr>
        <w:t xml:space="preserve"> </w:t>
      </w:r>
    </w:p>
    <w:p w:rsidR="00C3032D" w:rsidRPr="00DC66DF" w:rsidRDefault="00C3032D" w:rsidP="00C3032D">
      <w:pPr>
        <w:numPr>
          <w:ilvl w:val="0"/>
          <w:numId w:val="9"/>
        </w:numPr>
        <w:spacing w:line="300" w:lineRule="auto"/>
        <w:contextualSpacing/>
        <w:rPr>
          <w:szCs w:val="21"/>
        </w:rPr>
      </w:pPr>
      <w:r w:rsidRPr="00DC66DF">
        <w:rPr>
          <w:rFonts w:hint="eastAsia"/>
          <w:color w:val="000000"/>
          <w:szCs w:val="21"/>
        </w:rPr>
        <w:t>批单的打印；</w:t>
      </w:r>
    </w:p>
    <w:p w:rsidR="00C3032D" w:rsidRPr="00A70500" w:rsidRDefault="00C3032D" w:rsidP="00C3032D">
      <w:pPr>
        <w:numPr>
          <w:ilvl w:val="0"/>
          <w:numId w:val="9"/>
        </w:numPr>
        <w:spacing w:line="300" w:lineRule="auto"/>
        <w:contextualSpacing/>
        <w:rPr>
          <w:szCs w:val="21"/>
        </w:rPr>
      </w:pPr>
      <w:r>
        <w:rPr>
          <w:rFonts w:hint="eastAsia"/>
          <w:color w:val="000000"/>
          <w:szCs w:val="21"/>
        </w:rPr>
        <w:t>支持保全释放、保全撤销、批单删除等常规保全操作</w:t>
      </w:r>
      <w:r w:rsidRPr="00DC66DF">
        <w:rPr>
          <w:rFonts w:hint="eastAsia"/>
          <w:color w:val="000000"/>
          <w:szCs w:val="21"/>
        </w:rPr>
        <w:t>；</w:t>
      </w:r>
    </w:p>
    <w:p w:rsidR="00C3032D" w:rsidRPr="005D2E95" w:rsidRDefault="00C3032D" w:rsidP="00C3032D">
      <w:pPr>
        <w:numPr>
          <w:ilvl w:val="0"/>
          <w:numId w:val="9"/>
        </w:numPr>
        <w:spacing w:line="300" w:lineRule="auto"/>
        <w:contextualSpacing/>
        <w:rPr>
          <w:szCs w:val="21"/>
        </w:rPr>
      </w:pPr>
      <w:r>
        <w:rPr>
          <w:rFonts w:hint="eastAsia"/>
          <w:color w:val="000000"/>
          <w:szCs w:val="21"/>
        </w:rPr>
        <w:t>特别说明上述（2）、（3）、（4）、（5）、（6）点规则</w:t>
      </w:r>
      <w:r>
        <w:rPr>
          <w:rFonts w:hint="eastAsia"/>
        </w:rPr>
        <w:t>仅适用于本次需求涉及的产品,如今后此保全项扩大了险种适用范围，请注意与业务确认这些规则是否适用其他险种。</w:t>
      </w:r>
    </w:p>
    <w:p w:rsidR="00C3032D" w:rsidRDefault="00C3032D" w:rsidP="00C3032D">
      <w:pPr>
        <w:pStyle w:val="Heading5"/>
      </w:pPr>
      <w:bookmarkStart w:id="311" w:name="_Toc443556207"/>
      <w:bookmarkStart w:id="312" w:name="_Toc450212800"/>
      <w:r>
        <w:rPr>
          <w:rFonts w:hint="eastAsia"/>
        </w:rPr>
        <w:t>保全新增</w:t>
      </w:r>
      <w:bookmarkEnd w:id="311"/>
      <w:bookmarkEnd w:id="312"/>
    </w:p>
    <w:p w:rsidR="00C3032D" w:rsidRDefault="00C3032D" w:rsidP="00C3032D">
      <w:pPr>
        <w:rPr>
          <w:noProof/>
        </w:rPr>
      </w:pPr>
      <w:r>
        <w:rPr>
          <w:noProof/>
        </w:rPr>
        <w:drawing>
          <wp:inline distT="0" distB="0" distL="0" distR="0" wp14:anchorId="34999046" wp14:editId="0240A2A1">
            <wp:extent cx="548640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rsidR="00C3032D" w:rsidRDefault="00C3032D" w:rsidP="00C3032D">
      <w:pPr>
        <w:numPr>
          <w:ilvl w:val="0"/>
          <w:numId w:val="10"/>
        </w:numPr>
        <w:spacing w:line="300" w:lineRule="auto"/>
        <w:contextualSpacing/>
        <w:rPr>
          <w:szCs w:val="21"/>
        </w:rPr>
      </w:pPr>
      <w:r w:rsidRPr="00FD073C">
        <w:rPr>
          <w:rFonts w:hint="eastAsia"/>
          <w:szCs w:val="21"/>
        </w:rPr>
        <w:t>新增“</w:t>
      </w:r>
      <w:r>
        <w:rPr>
          <w:rFonts w:hint="eastAsia"/>
        </w:rPr>
        <w:t>保障计划变更</w:t>
      </w:r>
      <w:r w:rsidRPr="00FD073C">
        <w:rPr>
          <w:rFonts w:hint="eastAsia"/>
          <w:szCs w:val="21"/>
        </w:rPr>
        <w:t>”保全项。</w:t>
      </w:r>
    </w:p>
    <w:p w:rsidR="00C3032D" w:rsidRPr="009F1064" w:rsidRDefault="00C3032D" w:rsidP="00C3032D">
      <w:pPr>
        <w:numPr>
          <w:ilvl w:val="0"/>
          <w:numId w:val="10"/>
        </w:numPr>
        <w:spacing w:line="300" w:lineRule="auto"/>
        <w:contextualSpacing/>
        <w:rPr>
          <w:szCs w:val="21"/>
        </w:rPr>
      </w:pPr>
      <w:r w:rsidRPr="009F1064">
        <w:rPr>
          <w:rFonts w:hint="eastAsia"/>
          <w:szCs w:val="21"/>
        </w:rPr>
        <w:t>仅支持</w:t>
      </w:r>
      <w:r>
        <w:rPr>
          <w:rFonts w:hint="eastAsia"/>
          <w:b/>
          <w:szCs w:val="21"/>
        </w:rPr>
        <w:t>个</w:t>
      </w:r>
      <w:r w:rsidRPr="00FE2545">
        <w:rPr>
          <w:rFonts w:hint="eastAsia"/>
          <w:b/>
          <w:szCs w:val="21"/>
        </w:rPr>
        <w:t>单</w:t>
      </w:r>
      <w:r w:rsidRPr="009F1064">
        <w:rPr>
          <w:rFonts w:hint="eastAsia"/>
          <w:szCs w:val="21"/>
        </w:rPr>
        <w:t>操作此保全项，否则在保全新增时报错提示“非</w:t>
      </w:r>
      <w:r>
        <w:rPr>
          <w:rFonts w:hint="eastAsia"/>
          <w:szCs w:val="21"/>
        </w:rPr>
        <w:t>个险</w:t>
      </w:r>
      <w:r w:rsidRPr="009F1064">
        <w:rPr>
          <w:rFonts w:hint="eastAsia"/>
          <w:szCs w:val="21"/>
        </w:rPr>
        <w:t>保单不能进行此项保全变更！”。</w:t>
      </w:r>
      <w:r w:rsidRPr="0005708B">
        <w:rPr>
          <w:rFonts w:hint="eastAsia"/>
          <w:color w:val="000000"/>
          <w:szCs w:val="21"/>
        </w:rPr>
        <w:t>（</w:t>
      </w:r>
      <w:r>
        <w:rPr>
          <w:rFonts w:ascii="Times New Roman" w:hAnsi="Times New Roman" w:hint="eastAsia"/>
          <w:b/>
          <w:color w:val="000000"/>
          <w:kern w:val="0"/>
          <w:szCs w:val="21"/>
        </w:rPr>
        <w:t>核心处理</w:t>
      </w:r>
      <w:r w:rsidRPr="0005708B">
        <w:rPr>
          <w:rFonts w:hint="eastAsia"/>
          <w:color w:val="000000"/>
          <w:szCs w:val="21"/>
        </w:rPr>
        <w:t>）</w:t>
      </w:r>
    </w:p>
    <w:p w:rsidR="00C3032D" w:rsidRDefault="00C3032D" w:rsidP="00C3032D">
      <w:pPr>
        <w:numPr>
          <w:ilvl w:val="0"/>
          <w:numId w:val="10"/>
        </w:numPr>
        <w:spacing w:line="300" w:lineRule="auto"/>
        <w:contextualSpacing/>
        <w:rPr>
          <w:szCs w:val="21"/>
        </w:rPr>
      </w:pPr>
      <w:r w:rsidRPr="000A275E">
        <w:rPr>
          <w:rFonts w:hint="eastAsia"/>
          <w:szCs w:val="21"/>
        </w:rPr>
        <w:t>仅支持</w:t>
      </w:r>
      <w:r>
        <w:rPr>
          <w:rFonts w:hint="eastAsia"/>
          <w:szCs w:val="21"/>
        </w:rPr>
        <w:t>“</w:t>
      </w:r>
      <w:r>
        <w:t>611110</w:t>
      </w:r>
      <w:r>
        <w:rPr>
          <w:rFonts w:hint="eastAsia"/>
        </w:rPr>
        <w:t>2</w:t>
      </w:r>
      <w:r>
        <w:rPr>
          <w:rFonts w:hint="eastAsia"/>
          <w:color w:val="000000"/>
        </w:rPr>
        <w:t>-</w:t>
      </w:r>
      <w:r>
        <w:rPr>
          <w:rFonts w:hint="eastAsia"/>
        </w:rPr>
        <w:t>人保寿险关爱康健医疗保险</w:t>
      </w:r>
      <w:r>
        <w:rPr>
          <w:rFonts w:hint="eastAsia"/>
          <w:szCs w:val="21"/>
        </w:rPr>
        <w:t>”保单</w:t>
      </w:r>
      <w:r w:rsidRPr="000A275E">
        <w:rPr>
          <w:rFonts w:hint="eastAsia"/>
          <w:szCs w:val="21"/>
        </w:rPr>
        <w:t>操作此保全，否则保全新增页面点击【确认】按钮时报错提示“该保单</w:t>
      </w:r>
      <w:r>
        <w:rPr>
          <w:rFonts w:hint="eastAsia"/>
          <w:szCs w:val="21"/>
        </w:rPr>
        <w:t>投保险种</w:t>
      </w:r>
      <w:r w:rsidRPr="000A275E">
        <w:rPr>
          <w:rFonts w:hint="eastAsia"/>
          <w:szCs w:val="21"/>
        </w:rPr>
        <w:t>不能进行此项保全变更！”。</w:t>
      </w:r>
      <w:r w:rsidRPr="003022D8">
        <w:rPr>
          <w:rFonts w:hint="eastAsia"/>
          <w:color w:val="000000"/>
          <w:szCs w:val="21"/>
        </w:rPr>
        <w:t>（</w:t>
      </w:r>
      <w:r w:rsidRPr="003022D8">
        <w:rPr>
          <w:rFonts w:ascii="Times New Roman" w:hAnsi="Times New Roman" w:hint="eastAsia"/>
          <w:b/>
          <w:color w:val="000000"/>
          <w:kern w:val="0"/>
          <w:szCs w:val="21"/>
        </w:rPr>
        <w:t>规则引擎处理</w:t>
      </w:r>
      <w:r w:rsidRPr="003022D8">
        <w:rPr>
          <w:rFonts w:hint="eastAsia"/>
          <w:color w:val="000000"/>
          <w:szCs w:val="21"/>
        </w:rPr>
        <w:t>）</w:t>
      </w:r>
    </w:p>
    <w:p w:rsidR="00C3032D" w:rsidRDefault="00C3032D" w:rsidP="00C3032D">
      <w:pPr>
        <w:spacing w:line="300" w:lineRule="auto"/>
        <w:ind w:left="420"/>
        <w:contextualSpacing/>
      </w:pPr>
      <w:r>
        <w:rPr>
          <w:rFonts w:hint="eastAsia"/>
        </w:rPr>
        <w:t>补充说明：如该主险后续支持附加相关附加险时，是允许新增该保全项的。</w:t>
      </w:r>
    </w:p>
    <w:p w:rsidR="00C3032D" w:rsidRPr="00DF4395" w:rsidRDefault="00C3032D" w:rsidP="00C3032D">
      <w:pPr>
        <w:numPr>
          <w:ilvl w:val="0"/>
          <w:numId w:val="10"/>
        </w:numPr>
        <w:spacing w:line="360" w:lineRule="auto"/>
      </w:pPr>
      <w:r w:rsidRPr="00DF4395">
        <w:rPr>
          <w:rFonts w:hint="eastAsia"/>
        </w:rPr>
        <w:t>仅支持未被其他保全</w:t>
      </w:r>
      <w:r>
        <w:rPr>
          <w:rFonts w:hint="eastAsia"/>
        </w:rPr>
        <w:t>锁定</w:t>
      </w:r>
      <w:r w:rsidRPr="00DF4395">
        <w:rPr>
          <w:rFonts w:hint="eastAsia"/>
        </w:rPr>
        <w:t>的保单进行该保全，</w:t>
      </w:r>
      <w:r>
        <w:rPr>
          <w:rFonts w:hint="eastAsia"/>
        </w:rPr>
        <w:t>否则在保全新增时系统报错－“该保单处于保全暂停，不能进行此项保全操作！”，</w:t>
      </w:r>
      <w:r w:rsidRPr="00DF4395">
        <w:rPr>
          <w:rFonts w:hint="eastAsia"/>
        </w:rPr>
        <w:t>不允许继续操作。</w:t>
      </w:r>
      <w:r w:rsidRPr="003022D8">
        <w:rPr>
          <w:rFonts w:hint="eastAsia"/>
          <w:color w:val="000000"/>
          <w:szCs w:val="21"/>
        </w:rPr>
        <w:t>（</w:t>
      </w:r>
      <w:r w:rsidRPr="003022D8">
        <w:rPr>
          <w:rFonts w:ascii="Times New Roman" w:hAnsi="Times New Roman" w:hint="eastAsia"/>
          <w:b/>
          <w:color w:val="000000"/>
          <w:kern w:val="0"/>
          <w:szCs w:val="21"/>
        </w:rPr>
        <w:t>规则引擎处理</w:t>
      </w:r>
      <w:r w:rsidRPr="003022D8">
        <w:rPr>
          <w:rFonts w:hint="eastAsia"/>
          <w:color w:val="000000"/>
          <w:szCs w:val="21"/>
        </w:rPr>
        <w:t>）</w:t>
      </w:r>
    </w:p>
    <w:p w:rsidR="00C3032D" w:rsidRDefault="00C3032D" w:rsidP="00C3032D">
      <w:pPr>
        <w:numPr>
          <w:ilvl w:val="0"/>
          <w:numId w:val="10"/>
        </w:numPr>
        <w:spacing w:line="360" w:lineRule="auto"/>
      </w:pPr>
      <w:r w:rsidRPr="00DF4395">
        <w:rPr>
          <w:rFonts w:hint="eastAsia"/>
        </w:rPr>
        <w:t>仅支持未被</w:t>
      </w:r>
      <w:r>
        <w:rPr>
          <w:rFonts w:hint="eastAsia"/>
        </w:rPr>
        <w:t>理赔锁定</w:t>
      </w:r>
      <w:r w:rsidRPr="00DF4395">
        <w:rPr>
          <w:rFonts w:hint="eastAsia"/>
        </w:rPr>
        <w:t>的保单进行该保全，</w:t>
      </w:r>
      <w:r>
        <w:rPr>
          <w:rFonts w:hint="eastAsia"/>
        </w:rPr>
        <w:t>否则在保全新增时系统报错－“该保单处于理赔暂停，不能进行此项保全操作！”，</w:t>
      </w:r>
      <w:r w:rsidRPr="00DF4395">
        <w:rPr>
          <w:rFonts w:hint="eastAsia"/>
        </w:rPr>
        <w:t>不允许继续操作。</w:t>
      </w:r>
      <w:r w:rsidRPr="00A16035">
        <w:rPr>
          <w:rFonts w:hint="eastAsia"/>
          <w:color w:val="000000"/>
          <w:szCs w:val="21"/>
        </w:rPr>
        <w:t>（</w:t>
      </w:r>
      <w:r w:rsidRPr="00A16035">
        <w:rPr>
          <w:rFonts w:ascii="Times New Roman" w:hAnsi="Times New Roman" w:hint="eastAsia"/>
          <w:b/>
          <w:color w:val="000000"/>
          <w:kern w:val="0"/>
          <w:szCs w:val="21"/>
        </w:rPr>
        <w:t>规则引擎处理</w:t>
      </w:r>
      <w:r w:rsidRPr="00A16035">
        <w:rPr>
          <w:rFonts w:hint="eastAsia"/>
          <w:color w:val="000000"/>
          <w:szCs w:val="21"/>
        </w:rPr>
        <w:t>）</w:t>
      </w:r>
    </w:p>
    <w:p w:rsidR="00C3032D" w:rsidRPr="00115BC4" w:rsidRDefault="00C3032D" w:rsidP="00C3032D">
      <w:pPr>
        <w:numPr>
          <w:ilvl w:val="0"/>
          <w:numId w:val="10"/>
        </w:numPr>
        <w:spacing w:line="300" w:lineRule="auto"/>
        <w:rPr>
          <w:szCs w:val="21"/>
        </w:rPr>
      </w:pPr>
      <w:r w:rsidRPr="004572DA">
        <w:rPr>
          <w:rFonts w:hint="eastAsia"/>
          <w:szCs w:val="21"/>
        </w:rPr>
        <w:t>其他同当前系统的常规处理。</w:t>
      </w:r>
    </w:p>
    <w:p w:rsidR="00C3032D" w:rsidRDefault="00C3032D" w:rsidP="00C3032D">
      <w:pPr>
        <w:pStyle w:val="Heading5"/>
      </w:pPr>
      <w:bookmarkStart w:id="313" w:name="_Toc443556208"/>
      <w:bookmarkStart w:id="314" w:name="_Toc450212801"/>
      <w:r>
        <w:rPr>
          <w:rFonts w:hint="eastAsia"/>
        </w:rPr>
        <w:lastRenderedPageBreak/>
        <w:t>申请信息录入</w:t>
      </w:r>
      <w:bookmarkEnd w:id="313"/>
      <w:bookmarkEnd w:id="314"/>
    </w:p>
    <w:p w:rsidR="00C3032D" w:rsidRDefault="00C3032D" w:rsidP="00C3032D">
      <w:pPr>
        <w:spacing w:line="300" w:lineRule="auto"/>
      </w:pPr>
      <w:r>
        <w:rPr>
          <w:noProof/>
        </w:rPr>
        <w:drawing>
          <wp:inline distT="0" distB="0" distL="0" distR="0" wp14:anchorId="04AB9BC3" wp14:editId="46832DD5">
            <wp:extent cx="5486400" cy="4086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4086225"/>
                    </a:xfrm>
                    <a:prstGeom prst="rect">
                      <a:avLst/>
                    </a:prstGeom>
                    <a:noFill/>
                    <a:ln>
                      <a:noFill/>
                    </a:ln>
                  </pic:spPr>
                </pic:pic>
              </a:graphicData>
            </a:graphic>
          </wp:inline>
        </w:drawing>
      </w:r>
    </w:p>
    <w:p w:rsidR="00C3032D" w:rsidRPr="00DF4395" w:rsidRDefault="00C3032D" w:rsidP="00C3032D">
      <w:pPr>
        <w:numPr>
          <w:ilvl w:val="0"/>
          <w:numId w:val="11"/>
        </w:numPr>
        <w:spacing w:line="360" w:lineRule="auto"/>
      </w:pPr>
      <w:r w:rsidRPr="00DF4395">
        <w:rPr>
          <w:rFonts w:hint="eastAsia"/>
        </w:rPr>
        <w:t>仅支持未被其他保全</w:t>
      </w:r>
      <w:r>
        <w:rPr>
          <w:rFonts w:hint="eastAsia"/>
        </w:rPr>
        <w:t>锁定</w:t>
      </w:r>
      <w:r w:rsidRPr="00DF4395">
        <w:rPr>
          <w:rFonts w:hint="eastAsia"/>
        </w:rPr>
        <w:t>的保单进行该保全，</w:t>
      </w:r>
      <w:r>
        <w:rPr>
          <w:rFonts w:hint="eastAsia"/>
          <w:color w:val="000000"/>
          <w:szCs w:val="21"/>
        </w:rPr>
        <w:t>否则在保全录入共享池点击该保全超</w:t>
      </w:r>
      <w:r w:rsidRPr="00F873BB">
        <w:rPr>
          <w:rFonts w:hint="eastAsia"/>
          <w:color w:val="000000"/>
          <w:szCs w:val="21"/>
        </w:rPr>
        <w:t>链接时</w:t>
      </w:r>
      <w:r>
        <w:rPr>
          <w:rFonts w:hint="eastAsia"/>
        </w:rPr>
        <w:t>“该保单处于保全暂停，不能进行此项保全操作！”，</w:t>
      </w:r>
      <w:r w:rsidRPr="00DF4395">
        <w:rPr>
          <w:rFonts w:hint="eastAsia"/>
        </w:rPr>
        <w:t>不允许继续操作。</w:t>
      </w:r>
      <w:r w:rsidRPr="00A16035">
        <w:rPr>
          <w:rFonts w:hint="eastAsia"/>
          <w:color w:val="000000"/>
          <w:szCs w:val="21"/>
        </w:rPr>
        <w:t>（</w:t>
      </w:r>
      <w:r w:rsidRPr="00A16035">
        <w:rPr>
          <w:rFonts w:ascii="Times New Roman" w:hAnsi="Times New Roman" w:hint="eastAsia"/>
          <w:b/>
          <w:color w:val="000000"/>
          <w:kern w:val="0"/>
          <w:szCs w:val="21"/>
        </w:rPr>
        <w:t>规则引擎处理</w:t>
      </w:r>
      <w:r w:rsidRPr="00A16035">
        <w:rPr>
          <w:rFonts w:hint="eastAsia"/>
          <w:color w:val="000000"/>
          <w:szCs w:val="21"/>
        </w:rPr>
        <w:t>）</w:t>
      </w:r>
    </w:p>
    <w:p w:rsidR="00C3032D" w:rsidRPr="00102ED9" w:rsidRDefault="00C3032D" w:rsidP="00C3032D">
      <w:pPr>
        <w:numPr>
          <w:ilvl w:val="0"/>
          <w:numId w:val="11"/>
        </w:numPr>
        <w:spacing w:line="360" w:lineRule="auto"/>
      </w:pPr>
      <w:r w:rsidRPr="00DF4395">
        <w:rPr>
          <w:rFonts w:hint="eastAsia"/>
        </w:rPr>
        <w:t>仅支持未被</w:t>
      </w:r>
      <w:r>
        <w:rPr>
          <w:rFonts w:hint="eastAsia"/>
        </w:rPr>
        <w:t>理赔锁定</w:t>
      </w:r>
      <w:r w:rsidRPr="00DF4395">
        <w:rPr>
          <w:rFonts w:hint="eastAsia"/>
        </w:rPr>
        <w:t>的保单进行该保全，</w:t>
      </w:r>
      <w:r>
        <w:rPr>
          <w:rFonts w:hint="eastAsia"/>
          <w:color w:val="000000"/>
          <w:szCs w:val="21"/>
        </w:rPr>
        <w:t>否则在保全录入共享池点击该保全超</w:t>
      </w:r>
      <w:r w:rsidRPr="00F873BB">
        <w:rPr>
          <w:rFonts w:hint="eastAsia"/>
          <w:color w:val="000000"/>
          <w:szCs w:val="21"/>
        </w:rPr>
        <w:t>链接时</w:t>
      </w:r>
      <w:r>
        <w:rPr>
          <w:rFonts w:hint="eastAsia"/>
        </w:rPr>
        <w:t>“该保单处于理赔暂停，不能进行此项保全操作！”，</w:t>
      </w:r>
      <w:r w:rsidRPr="00DF4395">
        <w:rPr>
          <w:rFonts w:hint="eastAsia"/>
        </w:rPr>
        <w:t>不允许继续操作。</w:t>
      </w:r>
      <w:r w:rsidRPr="00A16035">
        <w:rPr>
          <w:rFonts w:hint="eastAsia"/>
          <w:color w:val="000000"/>
          <w:szCs w:val="21"/>
        </w:rPr>
        <w:t>（</w:t>
      </w:r>
      <w:r w:rsidRPr="00A16035">
        <w:rPr>
          <w:rFonts w:ascii="Times New Roman" w:hAnsi="Times New Roman" w:hint="eastAsia"/>
          <w:b/>
          <w:color w:val="000000"/>
          <w:kern w:val="0"/>
          <w:szCs w:val="21"/>
        </w:rPr>
        <w:t>规则引擎处理</w:t>
      </w:r>
      <w:r w:rsidRPr="00A16035">
        <w:rPr>
          <w:rFonts w:hint="eastAsia"/>
          <w:color w:val="000000"/>
          <w:szCs w:val="21"/>
        </w:rPr>
        <w:t>）</w:t>
      </w:r>
    </w:p>
    <w:p w:rsidR="00C3032D" w:rsidRDefault="00C3032D" w:rsidP="00C3032D">
      <w:pPr>
        <w:numPr>
          <w:ilvl w:val="0"/>
          <w:numId w:val="11"/>
        </w:numPr>
        <w:spacing w:line="360" w:lineRule="auto"/>
      </w:pPr>
      <w:r w:rsidRPr="00917480">
        <w:rPr>
          <w:rFonts w:hint="eastAsia"/>
        </w:rPr>
        <w:t>申请日期自动带出系统当前日期</w:t>
      </w:r>
      <w:r>
        <w:rPr>
          <w:rFonts w:hint="eastAsia"/>
        </w:rPr>
        <w:t xml:space="preserve">，允许修改； </w:t>
      </w:r>
    </w:p>
    <w:p w:rsidR="00C3032D" w:rsidRDefault="00C3032D" w:rsidP="00C3032D">
      <w:pPr>
        <w:numPr>
          <w:ilvl w:val="0"/>
          <w:numId w:val="11"/>
        </w:numPr>
        <w:spacing w:line="360" w:lineRule="auto"/>
      </w:pPr>
      <w:r w:rsidRPr="00917480">
        <w:rPr>
          <w:rFonts w:hint="eastAsia"/>
        </w:rPr>
        <w:t>生效日期自动带出</w:t>
      </w:r>
      <w:r>
        <w:rPr>
          <w:rFonts w:hint="eastAsia"/>
        </w:rPr>
        <w:t>申请日期+1，允许修改；</w:t>
      </w:r>
      <w:r w:rsidRPr="00917480">
        <w:rPr>
          <w:rFonts w:hint="eastAsia"/>
        </w:rPr>
        <w:t xml:space="preserve"> </w:t>
      </w:r>
    </w:p>
    <w:p w:rsidR="00C3032D" w:rsidRDefault="00C3032D" w:rsidP="00C3032D">
      <w:pPr>
        <w:numPr>
          <w:ilvl w:val="0"/>
          <w:numId w:val="11"/>
        </w:numPr>
        <w:spacing w:line="360" w:lineRule="auto"/>
        <w:rPr>
          <w:szCs w:val="21"/>
        </w:rPr>
      </w:pPr>
      <w:r>
        <w:rPr>
          <w:rFonts w:hint="eastAsia"/>
          <w:szCs w:val="21"/>
        </w:rPr>
        <w:t>当点击【</w:t>
      </w:r>
      <w:r w:rsidRPr="00B57949">
        <w:rPr>
          <w:rFonts w:hint="eastAsia"/>
        </w:rPr>
        <w:t>确认</w:t>
      </w:r>
      <w:r>
        <w:rPr>
          <w:rFonts w:hint="eastAsia"/>
          <w:szCs w:val="21"/>
        </w:rPr>
        <w:t>】按钮时，系统应进行如下校验（</w:t>
      </w:r>
      <w:r w:rsidRPr="00A16035">
        <w:rPr>
          <w:rFonts w:ascii="Times New Roman" w:hAnsi="Times New Roman" w:hint="eastAsia"/>
          <w:b/>
          <w:color w:val="000000"/>
          <w:kern w:val="0"/>
          <w:szCs w:val="21"/>
        </w:rPr>
        <w:t>规则引擎处理</w:t>
      </w:r>
      <w:r>
        <w:rPr>
          <w:rFonts w:hint="eastAsia"/>
          <w:szCs w:val="21"/>
        </w:rPr>
        <w:t>）：</w:t>
      </w:r>
    </w:p>
    <w:p w:rsidR="00C3032D" w:rsidRPr="00FD497D" w:rsidRDefault="00C3032D" w:rsidP="00C3032D">
      <w:pPr>
        <w:numPr>
          <w:ilvl w:val="0"/>
          <w:numId w:val="34"/>
        </w:numPr>
      </w:pPr>
      <w:r w:rsidRPr="00B57949">
        <w:rPr>
          <w:rFonts w:hint="eastAsia"/>
          <w:szCs w:val="21"/>
        </w:rPr>
        <w:t>申请日期、生效日期必须满足：</w:t>
      </w:r>
      <w:r w:rsidRPr="00B57949">
        <w:rPr>
          <w:szCs w:val="21"/>
        </w:rPr>
        <w:t>保单生效日期≤</w:t>
      </w:r>
      <w:r w:rsidRPr="00B57949">
        <w:rPr>
          <w:rFonts w:hint="eastAsia"/>
          <w:szCs w:val="21"/>
        </w:rPr>
        <w:t>申请日期</w:t>
      </w:r>
      <w:r w:rsidRPr="00B57949">
        <w:rPr>
          <w:szCs w:val="21"/>
        </w:rPr>
        <w:t>≤保全生效日期＜保单责任终止日期</w:t>
      </w:r>
      <w:r w:rsidRPr="00B57949">
        <w:rPr>
          <w:rFonts w:hint="eastAsia"/>
          <w:szCs w:val="21"/>
        </w:rPr>
        <w:t>，否则</w:t>
      </w:r>
      <w:r w:rsidRPr="00B57949">
        <w:rPr>
          <w:rFonts w:hint="eastAsia"/>
          <w:color w:val="000000"/>
          <w:szCs w:val="21"/>
        </w:rPr>
        <w:t>在“申请信息录入”页面，点击“确认”</w:t>
      </w:r>
      <w:r w:rsidRPr="00B57949">
        <w:rPr>
          <w:rFonts w:hint="eastAsia"/>
          <w:szCs w:val="21"/>
        </w:rPr>
        <w:t>时，系统报错“日期不满足以下关系：保单生效日期≤申请日期</w:t>
      </w:r>
      <w:r w:rsidRPr="00B57949">
        <w:rPr>
          <w:szCs w:val="21"/>
        </w:rPr>
        <w:t>≤</w:t>
      </w:r>
      <w:r w:rsidRPr="00B57949">
        <w:rPr>
          <w:rFonts w:hint="eastAsia"/>
          <w:szCs w:val="21"/>
        </w:rPr>
        <w:t>保全生效日期&lt;保单责任终止日期”。</w:t>
      </w:r>
    </w:p>
    <w:p w:rsidR="00C3032D" w:rsidRDefault="00C3032D" w:rsidP="00C3032D">
      <w:pPr>
        <w:numPr>
          <w:ilvl w:val="0"/>
          <w:numId w:val="34"/>
        </w:numPr>
        <w:spacing w:line="300" w:lineRule="auto"/>
      </w:pPr>
      <w:r w:rsidRPr="00FD497D">
        <w:rPr>
          <w:rFonts w:hint="eastAsia"/>
          <w:color w:val="000000"/>
          <w:szCs w:val="21"/>
        </w:rPr>
        <w:t>当保全申请日期不在</w:t>
      </w:r>
      <w:r>
        <w:rPr>
          <w:rFonts w:hint="eastAsia"/>
          <w:color w:val="000000"/>
        </w:rPr>
        <w:t>保单终止日</w:t>
      </w:r>
      <w:r w:rsidRPr="00FD497D">
        <w:rPr>
          <w:rFonts w:hint="eastAsia"/>
          <w:color w:val="000000"/>
          <w:szCs w:val="21"/>
        </w:rPr>
        <w:t>前</w:t>
      </w:r>
      <w:r>
        <w:rPr>
          <w:rFonts w:hint="eastAsia"/>
          <w:szCs w:val="21"/>
        </w:rPr>
        <w:t>30天之内或者宽限期内且未缴纳当期续期保费时，系统报错“</w:t>
      </w:r>
      <w:r w:rsidRPr="008A1398">
        <w:t>该保单申请时间不在</w:t>
      </w:r>
      <w:r>
        <w:rPr>
          <w:rFonts w:hint="eastAsia"/>
        </w:rPr>
        <w:t>保单终止日</w:t>
      </w:r>
      <w:r w:rsidRPr="006A7B11">
        <w:rPr>
          <w:rFonts w:hint="eastAsia"/>
        </w:rPr>
        <w:t>前</w:t>
      </w:r>
      <w:r>
        <w:rPr>
          <w:rFonts w:hint="eastAsia"/>
        </w:rPr>
        <w:t>三</w:t>
      </w:r>
      <w:r w:rsidRPr="006A7B11">
        <w:rPr>
          <w:rFonts w:hint="eastAsia"/>
        </w:rPr>
        <w:t>十天之内或宽限期末前且未交纳当期续期保费</w:t>
      </w:r>
      <w:r>
        <w:rPr>
          <w:rFonts w:hint="eastAsia"/>
        </w:rPr>
        <w:t>时</w:t>
      </w:r>
      <w:r w:rsidRPr="008A1398">
        <w:rPr>
          <w:rFonts w:hint="eastAsia"/>
        </w:rPr>
        <w:t>，不得操作此保全项”，不允许后续操作；</w:t>
      </w:r>
      <w:ins w:id="315" w:author="Alana Chen" w:date="2016-11-24T18:04:00Z">
        <w:r w:rsidR="004977E1">
          <w:rPr>
            <w:rFonts w:hint="eastAsia"/>
          </w:rPr>
          <w:t>（此点由核心系统处理）</w:t>
        </w:r>
      </w:ins>
    </w:p>
    <w:p w:rsidR="00C3032D" w:rsidRPr="008A1398" w:rsidRDefault="00C3032D" w:rsidP="00C3032D">
      <w:pPr>
        <w:numPr>
          <w:ilvl w:val="0"/>
          <w:numId w:val="34"/>
        </w:numPr>
        <w:spacing w:line="300" w:lineRule="auto"/>
      </w:pPr>
      <w:r w:rsidRPr="00F873BB">
        <w:rPr>
          <w:rFonts w:hint="eastAsia"/>
          <w:color w:val="000000"/>
          <w:szCs w:val="21"/>
        </w:rPr>
        <w:t>不支持终止状态保单进行该保全，否则在“申请信息录入”页面，点击“确认”</w:t>
      </w:r>
      <w:r w:rsidRPr="00F873BB">
        <w:rPr>
          <w:rFonts w:hint="eastAsia"/>
          <w:color w:val="000000"/>
          <w:szCs w:val="21"/>
        </w:rPr>
        <w:lastRenderedPageBreak/>
        <w:t>按钮时系统</w:t>
      </w:r>
      <w:r>
        <w:rPr>
          <w:rFonts w:hint="eastAsia"/>
          <w:color w:val="000000"/>
          <w:szCs w:val="21"/>
        </w:rPr>
        <w:t>抛错－“该保单已终止，不能进行此项保全操作！”，不允许继续操作；</w:t>
      </w:r>
    </w:p>
    <w:p w:rsidR="00C3032D" w:rsidRPr="00FD497D" w:rsidRDefault="00C3032D" w:rsidP="00C3032D">
      <w:pPr>
        <w:numPr>
          <w:ilvl w:val="0"/>
          <w:numId w:val="34"/>
        </w:numPr>
        <w:rPr>
          <w:szCs w:val="21"/>
        </w:rPr>
      </w:pPr>
      <w:r w:rsidRPr="008A1398">
        <w:rPr>
          <w:rFonts w:hint="eastAsia"/>
          <w:szCs w:val="21"/>
        </w:rPr>
        <w:t>除以上特殊规则控制外</w:t>
      </w:r>
      <w:r>
        <w:rPr>
          <w:rFonts w:hint="eastAsia"/>
        </w:rPr>
        <w:t>，其余的公共控制均同系统现状。</w:t>
      </w:r>
    </w:p>
    <w:p w:rsidR="00C3032D" w:rsidRPr="00FD497D" w:rsidRDefault="00C3032D" w:rsidP="00C3032D">
      <w:pPr>
        <w:numPr>
          <w:ilvl w:val="0"/>
          <w:numId w:val="11"/>
        </w:numPr>
        <w:spacing w:line="360" w:lineRule="auto"/>
        <w:rPr>
          <w:rFonts w:cs="宋体"/>
          <w:kern w:val="0"/>
          <w:sz w:val="18"/>
          <w:szCs w:val="18"/>
        </w:rPr>
      </w:pPr>
      <w:r w:rsidRPr="00FD497D">
        <w:rPr>
          <w:rFonts w:hint="eastAsia"/>
          <w:szCs w:val="21"/>
        </w:rPr>
        <w:t>页面上方红字提醒</w:t>
      </w:r>
      <w:r>
        <w:rPr>
          <w:rFonts w:hint="eastAsia"/>
          <w:color w:val="000000"/>
          <w:szCs w:val="21"/>
        </w:rPr>
        <w:t>“</w:t>
      </w:r>
      <w:r w:rsidRPr="00D7126A">
        <w:rPr>
          <w:rFonts w:cs="宋体" w:hint="eastAsia"/>
          <w:color w:val="FF0000"/>
          <w:kern w:val="0"/>
          <w:sz w:val="18"/>
          <w:szCs w:val="18"/>
        </w:rPr>
        <w:t xml:space="preserve">投保人证件有效期限为“ </w:t>
      </w:r>
      <w:proofErr w:type="spellStart"/>
      <w:r>
        <w:rPr>
          <w:rFonts w:cs="宋体" w:hint="eastAsia"/>
          <w:color w:val="FF0000"/>
          <w:kern w:val="0"/>
          <w:sz w:val="18"/>
          <w:szCs w:val="18"/>
        </w:rPr>
        <w:t>yyyy</w:t>
      </w:r>
      <w:proofErr w:type="spellEnd"/>
      <w:r>
        <w:rPr>
          <w:rFonts w:cs="宋体" w:hint="eastAsia"/>
          <w:color w:val="FF0000"/>
          <w:kern w:val="0"/>
          <w:sz w:val="18"/>
          <w:szCs w:val="18"/>
        </w:rPr>
        <w:t>-mm-</w:t>
      </w:r>
      <w:proofErr w:type="spellStart"/>
      <w:r>
        <w:rPr>
          <w:rFonts w:cs="宋体" w:hint="eastAsia"/>
          <w:color w:val="FF0000"/>
          <w:kern w:val="0"/>
          <w:sz w:val="18"/>
          <w:szCs w:val="18"/>
        </w:rPr>
        <w:t>dd</w:t>
      </w:r>
      <w:proofErr w:type="spellEnd"/>
      <w:r w:rsidRPr="00D7126A">
        <w:rPr>
          <w:rFonts w:cs="宋体" w:hint="eastAsia"/>
          <w:color w:val="FF0000"/>
          <w:kern w:val="0"/>
          <w:sz w:val="18"/>
          <w:szCs w:val="18"/>
        </w:rPr>
        <w:t xml:space="preserve"> ”至“ </w:t>
      </w:r>
      <w:proofErr w:type="spellStart"/>
      <w:r>
        <w:rPr>
          <w:rFonts w:cs="宋体" w:hint="eastAsia"/>
          <w:color w:val="FF0000"/>
          <w:kern w:val="0"/>
          <w:sz w:val="18"/>
          <w:szCs w:val="18"/>
        </w:rPr>
        <w:t>yyyy</w:t>
      </w:r>
      <w:proofErr w:type="spellEnd"/>
      <w:r>
        <w:rPr>
          <w:rFonts w:cs="宋体" w:hint="eastAsia"/>
          <w:color w:val="FF0000"/>
          <w:kern w:val="0"/>
          <w:sz w:val="18"/>
          <w:szCs w:val="18"/>
        </w:rPr>
        <w:t>-mm-</w:t>
      </w:r>
      <w:proofErr w:type="spellStart"/>
      <w:r>
        <w:rPr>
          <w:rFonts w:cs="宋体" w:hint="eastAsia"/>
          <w:color w:val="FF0000"/>
          <w:kern w:val="0"/>
          <w:sz w:val="18"/>
          <w:szCs w:val="18"/>
        </w:rPr>
        <w:t>dd</w:t>
      </w:r>
      <w:proofErr w:type="spellEnd"/>
      <w:r w:rsidRPr="00D7126A">
        <w:rPr>
          <w:rFonts w:cs="宋体" w:hint="eastAsia"/>
          <w:color w:val="FF0000"/>
          <w:kern w:val="0"/>
          <w:sz w:val="18"/>
          <w:szCs w:val="18"/>
        </w:rPr>
        <w:t xml:space="preserve"> ”，如即将到期请提醒客户尽快办理变更！</w:t>
      </w:r>
      <w:r>
        <w:rPr>
          <w:rFonts w:hint="eastAsia"/>
          <w:color w:val="000000"/>
          <w:szCs w:val="21"/>
        </w:rPr>
        <w:t>”,</w:t>
      </w:r>
      <w:r w:rsidRPr="00A22872">
        <w:rPr>
          <w:rFonts w:cs="宋体" w:hint="eastAsia"/>
          <w:color w:val="FF0000"/>
          <w:kern w:val="0"/>
          <w:sz w:val="18"/>
          <w:szCs w:val="18"/>
        </w:rPr>
        <w:t xml:space="preserve"> </w:t>
      </w:r>
      <w:proofErr w:type="spellStart"/>
      <w:proofErr w:type="gramStart"/>
      <w:r>
        <w:rPr>
          <w:rFonts w:cs="宋体" w:hint="eastAsia"/>
          <w:color w:val="FF0000"/>
          <w:kern w:val="0"/>
          <w:sz w:val="18"/>
          <w:szCs w:val="18"/>
        </w:rPr>
        <w:t>yyyy</w:t>
      </w:r>
      <w:proofErr w:type="spellEnd"/>
      <w:r>
        <w:rPr>
          <w:rFonts w:cs="宋体" w:hint="eastAsia"/>
          <w:color w:val="FF0000"/>
          <w:kern w:val="0"/>
          <w:sz w:val="18"/>
          <w:szCs w:val="18"/>
        </w:rPr>
        <w:t>-mm-</w:t>
      </w:r>
      <w:proofErr w:type="spellStart"/>
      <w:r>
        <w:rPr>
          <w:rFonts w:cs="宋体" w:hint="eastAsia"/>
          <w:color w:val="FF0000"/>
          <w:kern w:val="0"/>
          <w:sz w:val="18"/>
          <w:szCs w:val="18"/>
        </w:rPr>
        <w:t>dd</w:t>
      </w:r>
      <w:proofErr w:type="spellEnd"/>
      <w:r w:rsidRPr="00A22872">
        <w:rPr>
          <w:rFonts w:hint="eastAsia"/>
          <w:szCs w:val="21"/>
        </w:rPr>
        <w:t>取值同系统现有规则</w:t>
      </w:r>
      <w:proofErr w:type="gramEnd"/>
      <w:r w:rsidRPr="00A22872">
        <w:rPr>
          <w:rFonts w:hint="eastAsia"/>
          <w:szCs w:val="21"/>
        </w:rPr>
        <w:t>。</w:t>
      </w:r>
    </w:p>
    <w:p w:rsidR="00C3032D" w:rsidRPr="00223067" w:rsidRDefault="00C3032D" w:rsidP="00C3032D">
      <w:pPr>
        <w:numPr>
          <w:ilvl w:val="0"/>
          <w:numId w:val="11"/>
        </w:numPr>
        <w:spacing w:line="300" w:lineRule="auto"/>
        <w:contextualSpacing/>
        <w:rPr>
          <w:szCs w:val="21"/>
        </w:rPr>
      </w:pPr>
      <w:r>
        <w:rPr>
          <w:rFonts w:hint="eastAsia"/>
          <w:szCs w:val="21"/>
        </w:rPr>
        <w:t>其他处理同保全申请通用规则一致即可。</w:t>
      </w:r>
    </w:p>
    <w:p w:rsidR="00C3032D" w:rsidRPr="00DC2FC5" w:rsidRDefault="00C3032D" w:rsidP="00C3032D">
      <w:pPr>
        <w:pStyle w:val="Heading5"/>
      </w:pPr>
      <w:r>
        <w:rPr>
          <w:rFonts w:hint="eastAsia"/>
        </w:rPr>
        <w:t>保障计划变更</w:t>
      </w:r>
    </w:p>
    <w:p w:rsidR="00C3032D" w:rsidRDefault="00C3032D" w:rsidP="00C3032D">
      <w:pPr>
        <w:numPr>
          <w:ilvl w:val="0"/>
          <w:numId w:val="12"/>
        </w:numPr>
        <w:spacing w:line="300" w:lineRule="auto"/>
        <w:contextualSpacing/>
      </w:pPr>
      <w:r>
        <w:rPr>
          <w:rFonts w:hint="eastAsia"/>
        </w:rPr>
        <w:t>点击“申请信息录入”页面的【确认】按钮，进入“保障计划变更”页面，如下图所示；</w:t>
      </w:r>
    </w:p>
    <w:p w:rsidR="00C3032D" w:rsidRDefault="00832050" w:rsidP="00C3032D">
      <w:r>
        <w:rPr>
          <w:noProof/>
        </w:rPr>
        <w:drawing>
          <wp:inline distT="0" distB="0" distL="0" distR="0" wp14:anchorId="3182125F" wp14:editId="6607946F">
            <wp:extent cx="5276850" cy="209550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6850" cy="2095500"/>
                    </a:xfrm>
                    <a:prstGeom prst="rect">
                      <a:avLst/>
                    </a:prstGeom>
                  </pic:spPr>
                </pic:pic>
              </a:graphicData>
            </a:graphic>
          </wp:inline>
        </w:drawing>
      </w:r>
    </w:p>
    <w:p w:rsidR="00C3032D" w:rsidRDefault="00C3032D" w:rsidP="00C3032D">
      <w:pPr>
        <w:numPr>
          <w:ilvl w:val="0"/>
          <w:numId w:val="12"/>
        </w:numPr>
        <w:spacing w:line="300" w:lineRule="auto"/>
        <w:contextualSpacing/>
        <w:rPr>
          <w:szCs w:val="21"/>
        </w:rPr>
      </w:pPr>
      <w:r>
        <w:rPr>
          <w:rFonts w:hint="eastAsia"/>
          <w:szCs w:val="21"/>
        </w:rPr>
        <w:t>页面信息栏包括“保单号码”、“险种信息”、“变更后的险种信息”。</w:t>
      </w:r>
    </w:p>
    <w:p w:rsidR="00C3032D" w:rsidRDefault="00C3032D" w:rsidP="00C3032D">
      <w:pPr>
        <w:numPr>
          <w:ilvl w:val="0"/>
          <w:numId w:val="12"/>
        </w:numPr>
        <w:spacing w:line="300" w:lineRule="auto"/>
        <w:contextualSpacing/>
        <w:rPr>
          <w:szCs w:val="21"/>
        </w:rPr>
      </w:pPr>
      <w:r>
        <w:rPr>
          <w:rFonts w:hint="eastAsia"/>
          <w:szCs w:val="21"/>
        </w:rPr>
        <w:t>保单号码：只读，显示位置如上图所示。</w:t>
      </w:r>
    </w:p>
    <w:p w:rsidR="00C3032D" w:rsidRPr="00677F07" w:rsidRDefault="00C3032D" w:rsidP="00C3032D">
      <w:pPr>
        <w:numPr>
          <w:ilvl w:val="0"/>
          <w:numId w:val="12"/>
        </w:numPr>
        <w:spacing w:line="300" w:lineRule="auto"/>
        <w:contextualSpacing/>
        <w:rPr>
          <w:szCs w:val="21"/>
        </w:rPr>
      </w:pPr>
      <w:r>
        <w:rPr>
          <w:rFonts w:hint="eastAsia"/>
          <w:szCs w:val="21"/>
        </w:rPr>
        <w:t xml:space="preserve"> “险种信息”信息栏以列表信息显示，共5列，列头名称分别为“险种序号”、“险种名称”、“保障计划”、“当期期交保费”、“险种终止日期”</w:t>
      </w:r>
      <w:r w:rsidRPr="00677F07">
        <w:rPr>
          <w:rFonts w:hint="eastAsia"/>
          <w:szCs w:val="21"/>
        </w:rPr>
        <w:t>，进入此页面时，</w:t>
      </w:r>
      <w:r>
        <w:rPr>
          <w:rFonts w:hint="eastAsia"/>
          <w:szCs w:val="21"/>
        </w:rPr>
        <w:t>系统自动带出当前保单的险种信息，各列显示顺序及位置如上图所示，各列信息项取值逻辑如下所述</w:t>
      </w:r>
      <w:r w:rsidRPr="00677F07">
        <w:rPr>
          <w:rFonts w:hint="eastAsia"/>
          <w:szCs w:val="21"/>
        </w:rPr>
        <w:t>；</w:t>
      </w:r>
    </w:p>
    <w:p w:rsidR="00C3032D" w:rsidRDefault="00C3032D" w:rsidP="00C3032D">
      <w:pPr>
        <w:numPr>
          <w:ilvl w:val="1"/>
          <w:numId w:val="12"/>
        </w:numPr>
        <w:spacing w:line="300" w:lineRule="auto"/>
        <w:contextualSpacing/>
        <w:rPr>
          <w:szCs w:val="21"/>
        </w:rPr>
      </w:pPr>
      <w:r>
        <w:rPr>
          <w:rFonts w:hint="eastAsia"/>
          <w:szCs w:val="21"/>
        </w:rPr>
        <w:t>险种序号：显示当前保单对应的险种序号，只读；</w:t>
      </w:r>
    </w:p>
    <w:p w:rsidR="00C3032D" w:rsidRDefault="00C3032D" w:rsidP="00C3032D">
      <w:pPr>
        <w:numPr>
          <w:ilvl w:val="1"/>
          <w:numId w:val="12"/>
        </w:numPr>
        <w:spacing w:line="300" w:lineRule="auto"/>
        <w:contextualSpacing/>
        <w:rPr>
          <w:szCs w:val="21"/>
        </w:rPr>
      </w:pPr>
      <w:r>
        <w:rPr>
          <w:rFonts w:hint="eastAsia"/>
          <w:szCs w:val="21"/>
        </w:rPr>
        <w:t>险种名称：显示当前保单对应的险种名称,只读；</w:t>
      </w:r>
    </w:p>
    <w:p w:rsidR="00C3032D" w:rsidRDefault="00C3032D" w:rsidP="00C3032D">
      <w:pPr>
        <w:numPr>
          <w:ilvl w:val="1"/>
          <w:numId w:val="12"/>
        </w:numPr>
        <w:spacing w:line="300" w:lineRule="auto"/>
        <w:contextualSpacing/>
        <w:rPr>
          <w:szCs w:val="21"/>
        </w:rPr>
      </w:pPr>
      <w:r>
        <w:rPr>
          <w:rFonts w:hint="eastAsia"/>
          <w:szCs w:val="21"/>
        </w:rPr>
        <w:t>保障计划：下拉框，选项为“计划一、计划二、计划三”，默认带出当前保单保存的保障计划；</w:t>
      </w:r>
    </w:p>
    <w:p w:rsidR="00C3032D" w:rsidRDefault="00C3032D" w:rsidP="00C3032D">
      <w:pPr>
        <w:numPr>
          <w:ilvl w:val="1"/>
          <w:numId w:val="12"/>
        </w:numPr>
        <w:spacing w:line="300" w:lineRule="auto"/>
        <w:contextualSpacing/>
        <w:rPr>
          <w:ins w:id="316" w:author="Alana Chen" w:date="2016-11-15T16:35:00Z"/>
          <w:szCs w:val="21"/>
        </w:rPr>
      </w:pPr>
      <w:r>
        <w:rPr>
          <w:rFonts w:hint="eastAsia"/>
          <w:szCs w:val="21"/>
        </w:rPr>
        <w:t>当期期交保费：显示当前保单险种的当期期交保费，只读</w:t>
      </w:r>
      <w:r w:rsidRPr="007868A8">
        <w:rPr>
          <w:rFonts w:hint="eastAsia"/>
          <w:szCs w:val="21"/>
        </w:rPr>
        <w:t>；</w:t>
      </w:r>
    </w:p>
    <w:p w:rsidR="00C3032D" w:rsidRDefault="00C3032D" w:rsidP="00C3032D">
      <w:pPr>
        <w:numPr>
          <w:ilvl w:val="1"/>
          <w:numId w:val="12"/>
        </w:numPr>
        <w:spacing w:line="300" w:lineRule="auto"/>
        <w:contextualSpacing/>
        <w:rPr>
          <w:szCs w:val="21"/>
        </w:rPr>
      </w:pPr>
      <w:ins w:id="317" w:author="Alana Chen" w:date="2016-11-15T16:35:00Z">
        <w:r>
          <w:rPr>
            <w:rFonts w:hint="eastAsia"/>
            <w:szCs w:val="21"/>
          </w:rPr>
          <w:t>险种终止日期：</w:t>
        </w:r>
      </w:ins>
      <w:ins w:id="318" w:author="Alana Chen" w:date="2016-11-16T15:55:00Z">
        <w:r>
          <w:rPr>
            <w:rFonts w:hint="eastAsia"/>
            <w:szCs w:val="21"/>
          </w:rPr>
          <w:t>取值为当前险种的责任终止日期，只读。</w:t>
        </w:r>
      </w:ins>
    </w:p>
    <w:p w:rsidR="00C3032D" w:rsidRPr="007868A8" w:rsidRDefault="00832050" w:rsidP="00C3032D">
      <w:pPr>
        <w:spacing w:line="300" w:lineRule="auto"/>
        <w:contextualSpacing/>
        <w:rPr>
          <w:szCs w:val="21"/>
        </w:rPr>
      </w:pPr>
      <w:r>
        <w:rPr>
          <w:noProof/>
        </w:rPr>
        <w:lastRenderedPageBreak/>
        <w:drawing>
          <wp:inline distT="0" distB="0" distL="0" distR="0" wp14:anchorId="4BD662EE" wp14:editId="7A9E20EB">
            <wp:extent cx="5276850" cy="2505075"/>
            <wp:effectExtent l="0" t="0" r="0"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6850" cy="2505075"/>
                    </a:xfrm>
                    <a:prstGeom prst="rect">
                      <a:avLst/>
                    </a:prstGeom>
                  </pic:spPr>
                </pic:pic>
              </a:graphicData>
            </a:graphic>
          </wp:inline>
        </w:drawing>
      </w:r>
    </w:p>
    <w:p w:rsidR="00C3032D" w:rsidRDefault="00C3032D" w:rsidP="00C3032D">
      <w:pPr>
        <w:numPr>
          <w:ilvl w:val="0"/>
          <w:numId w:val="12"/>
        </w:numPr>
        <w:spacing w:line="300" w:lineRule="auto"/>
        <w:contextualSpacing/>
        <w:rPr>
          <w:szCs w:val="21"/>
        </w:rPr>
      </w:pPr>
      <w:r>
        <w:rPr>
          <w:rFonts w:hint="eastAsia"/>
          <w:szCs w:val="21"/>
        </w:rPr>
        <w:t>“变更后的险种信息”栏以列表信息显示，共6列，列头名称分别为“选择”、“险种序号”、“险种名称”、“保障计划”、“下期期交保费”、“险种终止日期”</w:t>
      </w:r>
      <w:r w:rsidRPr="00677F07">
        <w:rPr>
          <w:rFonts w:hint="eastAsia"/>
          <w:szCs w:val="21"/>
        </w:rPr>
        <w:t>，</w:t>
      </w:r>
      <w:r>
        <w:rPr>
          <w:rFonts w:hint="eastAsia"/>
          <w:szCs w:val="21"/>
        </w:rPr>
        <w:t>进入此页面时，系统自动带出当前保单的变更后的险种信息，各列显示顺序及位置如上图所示，各列信息项取值逻辑如下所述；</w:t>
      </w:r>
    </w:p>
    <w:p w:rsidR="00C3032D" w:rsidRDefault="00C3032D" w:rsidP="00C3032D">
      <w:pPr>
        <w:numPr>
          <w:ilvl w:val="1"/>
          <w:numId w:val="12"/>
        </w:numPr>
        <w:spacing w:line="300" w:lineRule="auto"/>
        <w:contextualSpacing/>
        <w:rPr>
          <w:szCs w:val="21"/>
        </w:rPr>
      </w:pPr>
      <w:r>
        <w:rPr>
          <w:rFonts w:hint="eastAsia"/>
          <w:szCs w:val="21"/>
        </w:rPr>
        <w:t>选择：复选框按钮；</w:t>
      </w:r>
    </w:p>
    <w:p w:rsidR="00C3032D" w:rsidRPr="009D7CCC" w:rsidRDefault="00C3032D" w:rsidP="00C3032D">
      <w:pPr>
        <w:numPr>
          <w:ilvl w:val="1"/>
          <w:numId w:val="12"/>
        </w:numPr>
        <w:spacing w:line="300" w:lineRule="auto"/>
        <w:contextualSpacing/>
        <w:rPr>
          <w:szCs w:val="21"/>
        </w:rPr>
      </w:pPr>
      <w:r>
        <w:rPr>
          <w:rFonts w:hint="eastAsia"/>
          <w:szCs w:val="21"/>
        </w:rPr>
        <w:t>险种序号：显示当前保单对应的险种序号，只读；</w:t>
      </w:r>
    </w:p>
    <w:p w:rsidR="00C3032D" w:rsidRDefault="00C3032D" w:rsidP="00C3032D">
      <w:pPr>
        <w:numPr>
          <w:ilvl w:val="1"/>
          <w:numId w:val="12"/>
        </w:numPr>
        <w:spacing w:line="300" w:lineRule="auto"/>
        <w:contextualSpacing/>
        <w:rPr>
          <w:szCs w:val="21"/>
        </w:rPr>
      </w:pPr>
      <w:r>
        <w:rPr>
          <w:rFonts w:hint="eastAsia"/>
          <w:szCs w:val="21"/>
        </w:rPr>
        <w:t>险种名称：显示当前保单对应的险种名称，只读；</w:t>
      </w:r>
    </w:p>
    <w:p w:rsidR="00C3032D" w:rsidRDefault="00C3032D" w:rsidP="00C3032D">
      <w:pPr>
        <w:numPr>
          <w:ilvl w:val="1"/>
          <w:numId w:val="12"/>
        </w:numPr>
        <w:spacing w:line="300" w:lineRule="auto"/>
        <w:contextualSpacing/>
        <w:rPr>
          <w:szCs w:val="21"/>
        </w:rPr>
      </w:pPr>
      <w:r>
        <w:rPr>
          <w:rFonts w:hint="eastAsia"/>
          <w:szCs w:val="21"/>
        </w:rPr>
        <w:t>保障计划：显示当前险种变更后的保障计划，只读；</w:t>
      </w:r>
    </w:p>
    <w:p w:rsidR="00C3032D" w:rsidRDefault="00C3032D" w:rsidP="00C3032D">
      <w:pPr>
        <w:numPr>
          <w:ilvl w:val="1"/>
          <w:numId w:val="12"/>
        </w:numPr>
        <w:spacing w:line="300" w:lineRule="auto"/>
        <w:contextualSpacing/>
        <w:rPr>
          <w:ins w:id="319" w:author="Alana Chen" w:date="2016-11-15T16:38:00Z"/>
          <w:szCs w:val="21"/>
        </w:rPr>
      </w:pPr>
      <w:r>
        <w:rPr>
          <w:rFonts w:hint="eastAsia"/>
          <w:szCs w:val="21"/>
        </w:rPr>
        <w:t>下期期交保费：显示险种变更保障计划后的期交保费，只读；</w:t>
      </w:r>
    </w:p>
    <w:p w:rsidR="00C3032D" w:rsidRDefault="00C3032D" w:rsidP="00C3032D">
      <w:pPr>
        <w:numPr>
          <w:ilvl w:val="1"/>
          <w:numId w:val="12"/>
        </w:numPr>
        <w:spacing w:line="300" w:lineRule="auto"/>
        <w:contextualSpacing/>
        <w:rPr>
          <w:szCs w:val="21"/>
        </w:rPr>
      </w:pPr>
      <w:ins w:id="320" w:author="Alana Chen" w:date="2016-11-15T16:38:00Z">
        <w:r>
          <w:rPr>
            <w:rFonts w:hint="eastAsia"/>
            <w:szCs w:val="21"/>
          </w:rPr>
          <w:t>险种终止日期：</w:t>
        </w:r>
      </w:ins>
      <w:ins w:id="321" w:author="Alana Chen" w:date="2016-11-16T15:56:00Z">
        <w:r>
          <w:rPr>
            <w:rFonts w:hint="eastAsia"/>
            <w:szCs w:val="21"/>
          </w:rPr>
          <w:t>取值为当前险种的责任终止日期，只读。</w:t>
        </w:r>
      </w:ins>
    </w:p>
    <w:p w:rsidR="00C3032D" w:rsidRPr="00E35F8B" w:rsidRDefault="00C3032D" w:rsidP="00C3032D">
      <w:pPr>
        <w:numPr>
          <w:ilvl w:val="0"/>
          <w:numId w:val="12"/>
        </w:numPr>
        <w:spacing w:line="300" w:lineRule="auto"/>
        <w:contextualSpacing/>
        <w:rPr>
          <w:szCs w:val="21"/>
        </w:rPr>
      </w:pPr>
      <w:r>
        <w:rPr>
          <w:rFonts w:hint="eastAsia"/>
          <w:szCs w:val="21"/>
        </w:rPr>
        <w:t>功能按钮包括【变更】、【删除】、【确认】、【</w:t>
      </w:r>
      <w:del w:id="322" w:author="Alana Chen" w:date="2016-12-29T11:52:00Z">
        <w:r w:rsidDel="00832050">
          <w:rPr>
            <w:rFonts w:hint="eastAsia"/>
            <w:szCs w:val="21"/>
          </w:rPr>
          <w:delText>退出</w:delText>
        </w:r>
      </w:del>
      <w:ins w:id="323" w:author="Alana Chen" w:date="2016-12-29T11:52:00Z">
        <w:r w:rsidR="00832050">
          <w:rPr>
            <w:rFonts w:hint="eastAsia"/>
            <w:szCs w:val="21"/>
          </w:rPr>
          <w:t>返回</w:t>
        </w:r>
      </w:ins>
      <w:r>
        <w:rPr>
          <w:rFonts w:hint="eastAsia"/>
          <w:szCs w:val="21"/>
        </w:rPr>
        <w:t>】按钮，如上图所示。</w:t>
      </w:r>
    </w:p>
    <w:p w:rsidR="00C3032D" w:rsidRDefault="00C3032D" w:rsidP="00C3032D">
      <w:pPr>
        <w:numPr>
          <w:ilvl w:val="0"/>
          <w:numId w:val="12"/>
        </w:numPr>
        <w:spacing w:line="300" w:lineRule="auto"/>
        <w:contextualSpacing/>
        <w:rPr>
          <w:szCs w:val="21"/>
        </w:rPr>
      </w:pPr>
      <w:r>
        <w:rPr>
          <w:rFonts w:hint="eastAsia"/>
          <w:szCs w:val="21"/>
        </w:rPr>
        <w:t>【变更】按钮：</w:t>
      </w:r>
    </w:p>
    <w:p w:rsidR="00C3032D" w:rsidRDefault="00C3032D" w:rsidP="00C3032D">
      <w:pPr>
        <w:numPr>
          <w:ilvl w:val="1"/>
          <w:numId w:val="12"/>
        </w:numPr>
        <w:spacing w:line="300" w:lineRule="auto"/>
        <w:contextualSpacing/>
        <w:rPr>
          <w:szCs w:val="21"/>
        </w:rPr>
      </w:pPr>
      <w:r>
        <w:rPr>
          <w:rFonts w:hint="eastAsia"/>
          <w:szCs w:val="21"/>
        </w:rPr>
        <w:t>要求必须变更保障计划，否则点击此按钮时，系统报错“保障计划未变更”，不允许继续操作。</w:t>
      </w:r>
    </w:p>
    <w:p w:rsidR="00C3032D" w:rsidRPr="00137D35" w:rsidRDefault="00C3032D" w:rsidP="00C3032D">
      <w:pPr>
        <w:numPr>
          <w:ilvl w:val="1"/>
          <w:numId w:val="12"/>
        </w:numPr>
        <w:spacing w:line="300" w:lineRule="auto"/>
        <w:contextualSpacing/>
        <w:rPr>
          <w:szCs w:val="21"/>
        </w:rPr>
      </w:pPr>
      <w:r>
        <w:rPr>
          <w:rFonts w:hint="eastAsia"/>
          <w:szCs w:val="21"/>
        </w:rPr>
        <w:t>变更保障计划后点击此按钮，险种信息将从“险种信息”栏消失并显示在“变更后的险种信息”栏下。</w:t>
      </w:r>
    </w:p>
    <w:p w:rsidR="00C3032D" w:rsidRDefault="00C3032D" w:rsidP="00C3032D">
      <w:pPr>
        <w:numPr>
          <w:ilvl w:val="0"/>
          <w:numId w:val="12"/>
        </w:numPr>
        <w:spacing w:line="300" w:lineRule="auto"/>
        <w:contextualSpacing/>
        <w:rPr>
          <w:szCs w:val="21"/>
        </w:rPr>
      </w:pPr>
      <w:r>
        <w:rPr>
          <w:rFonts w:hint="eastAsia"/>
          <w:szCs w:val="21"/>
        </w:rPr>
        <w:t>【删除】按钮：</w:t>
      </w:r>
    </w:p>
    <w:p w:rsidR="00C3032D" w:rsidRDefault="00C3032D" w:rsidP="00C3032D">
      <w:pPr>
        <w:numPr>
          <w:ilvl w:val="1"/>
          <w:numId w:val="12"/>
        </w:numPr>
        <w:spacing w:line="300" w:lineRule="auto"/>
        <w:contextualSpacing/>
        <w:rPr>
          <w:szCs w:val="21"/>
        </w:rPr>
      </w:pPr>
      <w:r>
        <w:rPr>
          <w:rFonts w:hint="eastAsia"/>
          <w:szCs w:val="21"/>
        </w:rPr>
        <w:t>要求先选中需要删除的变更记录，否则点击此按钮时，系统报错“请选择险种记录”，不允许继续操作。</w:t>
      </w:r>
    </w:p>
    <w:p w:rsidR="00C3032D" w:rsidRDefault="00C3032D" w:rsidP="00C3032D">
      <w:pPr>
        <w:numPr>
          <w:ilvl w:val="1"/>
          <w:numId w:val="12"/>
        </w:numPr>
        <w:spacing w:line="300" w:lineRule="auto"/>
        <w:contextualSpacing/>
        <w:rPr>
          <w:szCs w:val="21"/>
        </w:rPr>
      </w:pPr>
      <w:r>
        <w:rPr>
          <w:rFonts w:hint="eastAsia"/>
          <w:szCs w:val="21"/>
        </w:rPr>
        <w:t>选中需要删除的变更记录，点击此按钮，将选中的变更记录删除，不再显示在“变更后的险种信息”栏中。</w:t>
      </w:r>
    </w:p>
    <w:p w:rsidR="00C3032D" w:rsidRPr="00287104" w:rsidRDefault="00C3032D" w:rsidP="00C3032D">
      <w:pPr>
        <w:numPr>
          <w:ilvl w:val="0"/>
          <w:numId w:val="12"/>
        </w:numPr>
        <w:spacing w:line="300" w:lineRule="auto"/>
        <w:contextualSpacing/>
        <w:rPr>
          <w:szCs w:val="21"/>
        </w:rPr>
      </w:pPr>
      <w:r>
        <w:rPr>
          <w:rFonts w:hint="eastAsia"/>
          <w:szCs w:val="21"/>
        </w:rPr>
        <w:t>【确认】按钮：</w:t>
      </w:r>
    </w:p>
    <w:p w:rsidR="00C3032D" w:rsidRDefault="00C3032D" w:rsidP="00C3032D">
      <w:pPr>
        <w:numPr>
          <w:ilvl w:val="1"/>
          <w:numId w:val="12"/>
        </w:numPr>
        <w:spacing w:line="300" w:lineRule="auto"/>
        <w:contextualSpacing/>
        <w:rPr>
          <w:szCs w:val="21"/>
        </w:rPr>
      </w:pPr>
      <w:r>
        <w:rPr>
          <w:rFonts w:hint="eastAsia"/>
          <w:szCs w:val="21"/>
        </w:rPr>
        <w:t>要求必须存在“变更后的险种信息”记录，否则【确认】按钮置灰不可点击。</w:t>
      </w:r>
    </w:p>
    <w:p w:rsidR="00C3032D" w:rsidRPr="0080010D" w:rsidRDefault="00C3032D" w:rsidP="00C3032D">
      <w:pPr>
        <w:numPr>
          <w:ilvl w:val="1"/>
          <w:numId w:val="12"/>
        </w:numPr>
        <w:spacing w:line="300" w:lineRule="auto"/>
        <w:contextualSpacing/>
        <w:rPr>
          <w:szCs w:val="21"/>
        </w:rPr>
      </w:pPr>
      <w:r>
        <w:rPr>
          <w:rFonts w:hint="eastAsia"/>
          <w:szCs w:val="21"/>
        </w:rPr>
        <w:t>上述校验通过后，因不涉及补退费，点击此按钮，进入“批单录入”页面。</w:t>
      </w:r>
    </w:p>
    <w:p w:rsidR="00C3032D" w:rsidRDefault="00C3032D" w:rsidP="00C3032D">
      <w:pPr>
        <w:numPr>
          <w:ilvl w:val="0"/>
          <w:numId w:val="12"/>
        </w:numPr>
        <w:spacing w:line="300" w:lineRule="auto"/>
        <w:contextualSpacing/>
        <w:rPr>
          <w:szCs w:val="21"/>
        </w:rPr>
      </w:pPr>
      <w:r>
        <w:rPr>
          <w:rFonts w:hint="eastAsia"/>
          <w:szCs w:val="21"/>
        </w:rPr>
        <w:t>【</w:t>
      </w:r>
      <w:del w:id="324" w:author="Alana Chen" w:date="2016-12-29T11:52:00Z">
        <w:r w:rsidDel="00832050">
          <w:rPr>
            <w:rFonts w:hint="eastAsia"/>
            <w:szCs w:val="21"/>
          </w:rPr>
          <w:delText>退出</w:delText>
        </w:r>
      </w:del>
      <w:ins w:id="325" w:author="Alana Chen" w:date="2016-12-29T11:52:00Z">
        <w:r w:rsidR="00832050">
          <w:rPr>
            <w:rFonts w:hint="eastAsia"/>
            <w:szCs w:val="21"/>
          </w:rPr>
          <w:t>返回</w:t>
        </w:r>
      </w:ins>
      <w:r>
        <w:rPr>
          <w:rFonts w:hint="eastAsia"/>
          <w:szCs w:val="21"/>
        </w:rPr>
        <w:t>】按钮：点击此按钮，返回至“</w:t>
      </w:r>
      <w:r>
        <w:rPr>
          <w:rFonts w:hint="eastAsia"/>
        </w:rPr>
        <w:t>申请信息录入</w:t>
      </w:r>
      <w:r>
        <w:rPr>
          <w:rFonts w:hint="eastAsia"/>
          <w:szCs w:val="21"/>
        </w:rPr>
        <w:t>”页面。</w:t>
      </w:r>
    </w:p>
    <w:p w:rsidR="00C3032D" w:rsidRDefault="00C3032D" w:rsidP="00C3032D">
      <w:pPr>
        <w:pStyle w:val="Heading5"/>
      </w:pPr>
      <w:r>
        <w:rPr>
          <w:rFonts w:hint="eastAsia"/>
        </w:rPr>
        <w:lastRenderedPageBreak/>
        <w:t>批单录入</w:t>
      </w:r>
    </w:p>
    <w:p w:rsidR="00C3032D" w:rsidRDefault="00C3032D" w:rsidP="00C3032D">
      <w:r>
        <w:rPr>
          <w:noProof/>
        </w:rPr>
        <w:drawing>
          <wp:inline distT="0" distB="0" distL="0" distR="0" wp14:anchorId="1F61DD1F" wp14:editId="086CAA95">
            <wp:extent cx="5278120" cy="340878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8120" cy="3408786"/>
                    </a:xfrm>
                    <a:prstGeom prst="rect">
                      <a:avLst/>
                    </a:prstGeom>
                    <a:noFill/>
                    <a:ln>
                      <a:noFill/>
                    </a:ln>
                  </pic:spPr>
                </pic:pic>
              </a:graphicData>
            </a:graphic>
          </wp:inline>
        </w:drawing>
      </w:r>
    </w:p>
    <w:p w:rsidR="00C3032D" w:rsidRDefault="00C3032D" w:rsidP="00C3032D">
      <w:pPr>
        <w:numPr>
          <w:ilvl w:val="0"/>
          <w:numId w:val="28"/>
        </w:numPr>
        <w:spacing w:line="300" w:lineRule="auto"/>
        <w:contextualSpacing/>
      </w:pPr>
      <w:r>
        <w:rPr>
          <w:rFonts w:hint="eastAsia"/>
        </w:rPr>
        <w:t>在“保障计划变更”页面点击【确认】按钮后进入“批单录入”页面。</w:t>
      </w:r>
    </w:p>
    <w:p w:rsidR="00C3032D" w:rsidRDefault="00C3032D" w:rsidP="00C3032D">
      <w:pPr>
        <w:numPr>
          <w:ilvl w:val="0"/>
          <w:numId w:val="28"/>
        </w:numPr>
        <w:spacing w:line="300" w:lineRule="auto"/>
        <w:contextualSpacing/>
      </w:pPr>
      <w:r>
        <w:rPr>
          <w:rFonts w:hint="eastAsia"/>
        </w:rPr>
        <w:t>批文内容如下：</w:t>
      </w:r>
    </w:p>
    <w:p w:rsidR="00C3032D" w:rsidRPr="00CC30BE" w:rsidRDefault="00C3032D" w:rsidP="00C3032D">
      <w:pPr>
        <w:spacing w:line="300" w:lineRule="auto"/>
        <w:ind w:left="420"/>
        <w:contextualSpacing/>
        <w:rPr>
          <w:color w:val="548DD4" w:themeColor="text2" w:themeTint="99"/>
        </w:rPr>
      </w:pPr>
      <w:r w:rsidRPr="00CC30BE">
        <w:rPr>
          <w:rFonts w:hint="eastAsia"/>
          <w:color w:val="548DD4" w:themeColor="text2" w:themeTint="99"/>
        </w:rPr>
        <w:t>兹经&lt;</w:t>
      </w:r>
      <w:r w:rsidRPr="00CC30BE">
        <w:rPr>
          <w:rFonts w:hint="eastAsia"/>
          <w:i/>
          <w:color w:val="548DD4" w:themeColor="text2" w:themeTint="99"/>
        </w:rPr>
        <w:t>申请人姓名</w:t>
      </w:r>
      <w:r w:rsidRPr="00CC30BE">
        <w:rPr>
          <w:rFonts w:hint="eastAsia"/>
          <w:color w:val="548DD4" w:themeColor="text2" w:themeTint="99"/>
        </w:rPr>
        <w:t>&gt;</w:t>
      </w:r>
      <w:r w:rsidRPr="00CC30BE">
        <w:rPr>
          <w:color w:val="548DD4" w:themeColor="text2" w:themeTint="99"/>
        </w:rPr>
        <w:t>申请，并经本公司审核同意接受该保险合同</w:t>
      </w:r>
      <w:r w:rsidRPr="00CC30BE">
        <w:rPr>
          <w:rFonts w:hint="eastAsia"/>
          <w:color w:val="548DD4" w:themeColor="text2" w:themeTint="99"/>
        </w:rPr>
        <w:t>保障计划</w:t>
      </w:r>
      <w:r w:rsidRPr="00CC30BE">
        <w:rPr>
          <w:color w:val="548DD4" w:themeColor="text2" w:themeTint="99"/>
        </w:rPr>
        <w:t>变更的申请：</w:t>
      </w:r>
    </w:p>
    <w:p w:rsidR="00C3032D" w:rsidRPr="00CC30BE" w:rsidRDefault="00C3032D" w:rsidP="00C3032D">
      <w:pPr>
        <w:spacing w:line="300" w:lineRule="auto"/>
        <w:ind w:left="420"/>
        <w:contextualSpacing/>
        <w:rPr>
          <w:color w:val="548DD4" w:themeColor="text2" w:themeTint="99"/>
        </w:rPr>
      </w:pPr>
      <w:r w:rsidRPr="00CC30BE">
        <w:rPr>
          <w:color w:val="548DD4" w:themeColor="text2" w:themeTint="99"/>
        </w:rPr>
        <w:t xml:space="preserve">    险种名称                        原</w:t>
      </w:r>
      <w:r w:rsidRPr="00CC30BE">
        <w:rPr>
          <w:rFonts w:hint="eastAsia"/>
          <w:color w:val="548DD4" w:themeColor="text2" w:themeTint="99"/>
        </w:rPr>
        <w:t>保障计划</w:t>
      </w:r>
      <w:r w:rsidRPr="00CC30BE">
        <w:rPr>
          <w:color w:val="548DD4" w:themeColor="text2" w:themeTint="99"/>
        </w:rPr>
        <w:t xml:space="preserve">    变更后</w:t>
      </w:r>
      <w:r w:rsidRPr="00CC30BE">
        <w:rPr>
          <w:rFonts w:hint="eastAsia"/>
          <w:color w:val="548DD4" w:themeColor="text2" w:themeTint="99"/>
        </w:rPr>
        <w:t>保障计划</w:t>
      </w:r>
    </w:p>
    <w:p w:rsidR="00C3032D" w:rsidRPr="00CC30BE" w:rsidRDefault="00C3032D" w:rsidP="00C3032D">
      <w:pPr>
        <w:spacing w:line="300" w:lineRule="auto"/>
        <w:ind w:left="420"/>
        <w:contextualSpacing/>
        <w:rPr>
          <w:color w:val="548DD4" w:themeColor="text2" w:themeTint="99"/>
        </w:rPr>
      </w:pPr>
      <w:r w:rsidRPr="00CC30BE">
        <w:rPr>
          <w:color w:val="548DD4" w:themeColor="text2" w:themeTint="99"/>
        </w:rPr>
        <w:t xml:space="preserve">    </w:t>
      </w:r>
      <w:r w:rsidRPr="00CC30BE">
        <w:rPr>
          <w:rFonts w:hint="eastAsia"/>
          <w:color w:val="548DD4" w:themeColor="text2" w:themeTint="99"/>
        </w:rPr>
        <w:t>人保寿险关爱康健医疗保险</w:t>
      </w:r>
      <w:r w:rsidRPr="00CC30BE">
        <w:rPr>
          <w:color w:val="548DD4" w:themeColor="text2" w:themeTint="99"/>
        </w:rPr>
        <w:t xml:space="preserve">        </w:t>
      </w:r>
      <w:r w:rsidRPr="00CC30BE">
        <w:rPr>
          <w:rFonts w:hint="eastAsia"/>
          <w:color w:val="548DD4" w:themeColor="text2" w:themeTint="99"/>
        </w:rPr>
        <w:t>计划一</w:t>
      </w:r>
      <w:r w:rsidRPr="00CC30BE">
        <w:rPr>
          <w:color w:val="548DD4" w:themeColor="text2" w:themeTint="99"/>
        </w:rPr>
        <w:t xml:space="preserve">        </w:t>
      </w:r>
      <w:r w:rsidRPr="00CC30BE">
        <w:rPr>
          <w:rFonts w:hint="eastAsia"/>
          <w:color w:val="548DD4" w:themeColor="text2" w:themeTint="99"/>
        </w:rPr>
        <w:t>计划二（注1）</w:t>
      </w:r>
      <w:r w:rsidRPr="00CC30BE">
        <w:rPr>
          <w:color w:val="548DD4" w:themeColor="text2" w:themeTint="99"/>
        </w:rPr>
        <w:t xml:space="preserve">         </w:t>
      </w:r>
    </w:p>
    <w:p w:rsidR="00C3032D" w:rsidRPr="00CC30BE" w:rsidRDefault="00C3032D" w:rsidP="00C3032D">
      <w:pPr>
        <w:spacing w:line="300" w:lineRule="auto"/>
        <w:ind w:left="420"/>
        <w:contextualSpacing/>
        <w:rPr>
          <w:color w:val="548DD4" w:themeColor="text2" w:themeTint="99"/>
        </w:rPr>
      </w:pPr>
      <w:r w:rsidRPr="00CC30BE">
        <w:rPr>
          <w:color w:val="548DD4" w:themeColor="text2" w:themeTint="99"/>
        </w:rPr>
        <w:t xml:space="preserve">    </w:t>
      </w:r>
      <w:r w:rsidRPr="00CC30BE">
        <w:rPr>
          <w:rFonts w:hint="eastAsia"/>
          <w:color w:val="548DD4" w:themeColor="text2" w:themeTint="99"/>
        </w:rPr>
        <w:t>保单下期应缴保险费：</w:t>
      </w:r>
      <w:r w:rsidRPr="00CC30BE">
        <w:rPr>
          <w:rFonts w:cs="Arial" w:hint="eastAsia"/>
          <w:color w:val="548DD4" w:themeColor="text2" w:themeTint="99"/>
          <w:szCs w:val="21"/>
        </w:rPr>
        <w:t>人名币大写</w:t>
      </w:r>
      <w:r w:rsidRPr="00CC30BE">
        <w:rPr>
          <w:rFonts w:cs="Arial"/>
          <w:color w:val="548DD4" w:themeColor="text2" w:themeTint="99"/>
          <w:szCs w:val="21"/>
        </w:rPr>
        <w:t>(￥</w:t>
      </w:r>
      <w:r w:rsidRPr="00CC30BE">
        <w:rPr>
          <w:rFonts w:cs="Arial" w:hint="eastAsia"/>
          <w:color w:val="548DD4" w:themeColor="text2" w:themeTint="99"/>
          <w:szCs w:val="21"/>
        </w:rPr>
        <w:t>人民币小写</w:t>
      </w:r>
      <w:r w:rsidRPr="00CC30BE">
        <w:rPr>
          <w:rFonts w:cs="Arial"/>
          <w:color w:val="548DD4" w:themeColor="text2" w:themeTint="99"/>
          <w:szCs w:val="21"/>
        </w:rPr>
        <w:t>)</w:t>
      </w:r>
      <w:r w:rsidRPr="00CC30BE">
        <w:rPr>
          <w:rFonts w:cs="Arial" w:hint="eastAsia"/>
          <w:color w:val="548DD4" w:themeColor="text2" w:themeTint="99"/>
          <w:szCs w:val="21"/>
        </w:rPr>
        <w:t>（注2）</w:t>
      </w:r>
    </w:p>
    <w:p w:rsidR="00C3032D" w:rsidRPr="00CC30BE" w:rsidRDefault="00C3032D" w:rsidP="00C3032D">
      <w:pPr>
        <w:spacing w:line="300" w:lineRule="auto"/>
        <w:ind w:left="420" w:firstLine="420"/>
        <w:contextualSpacing/>
        <w:rPr>
          <w:rFonts w:cs="Arial"/>
          <w:color w:val="548DD4" w:themeColor="text2" w:themeTint="99"/>
          <w:szCs w:val="21"/>
        </w:rPr>
      </w:pPr>
      <w:r w:rsidRPr="00CC30BE">
        <w:rPr>
          <w:rFonts w:cs="Arial" w:hint="eastAsia"/>
          <w:color w:val="548DD4" w:themeColor="text2" w:themeTint="99"/>
          <w:szCs w:val="21"/>
        </w:rPr>
        <w:t>本次保全变更自受理日零时生效，生效时间为：Z</w:t>
      </w:r>
      <w:r w:rsidRPr="00CC30BE">
        <w:rPr>
          <w:rFonts w:cs="Arial"/>
          <w:color w:val="548DD4" w:themeColor="text2" w:themeTint="99"/>
          <w:szCs w:val="21"/>
        </w:rPr>
        <w:t>零时。</w:t>
      </w:r>
      <w:r w:rsidRPr="00CC30BE">
        <w:rPr>
          <w:rFonts w:cs="Arial" w:hint="eastAsia"/>
          <w:color w:val="548DD4" w:themeColor="text2" w:themeTint="99"/>
          <w:szCs w:val="21"/>
        </w:rPr>
        <w:t>（注3）</w:t>
      </w:r>
    </w:p>
    <w:p w:rsidR="00C3032D" w:rsidRDefault="00C3032D" w:rsidP="00C3032D">
      <w:pPr>
        <w:numPr>
          <w:ilvl w:val="1"/>
          <w:numId w:val="12"/>
        </w:numPr>
        <w:spacing w:line="300" w:lineRule="auto"/>
        <w:contextualSpacing/>
      </w:pPr>
      <w:r>
        <w:rPr>
          <w:rFonts w:hint="eastAsia"/>
        </w:rPr>
        <w:t>注1：“原保障计划”显示未操作变更前险种选择的保障计划；“变更后保障计划”显示本次保全变更后的保障计划；</w:t>
      </w:r>
    </w:p>
    <w:p w:rsidR="00C3032D" w:rsidRDefault="00C3032D" w:rsidP="00C3032D">
      <w:pPr>
        <w:numPr>
          <w:ilvl w:val="1"/>
          <w:numId w:val="12"/>
        </w:numPr>
        <w:spacing w:line="300" w:lineRule="auto"/>
        <w:contextualSpacing/>
      </w:pPr>
      <w:r>
        <w:rPr>
          <w:rFonts w:hint="eastAsia"/>
        </w:rPr>
        <w:t>注2：根据变更后的保障计划，显示下期应交纳的保险费；</w:t>
      </w:r>
    </w:p>
    <w:p w:rsidR="00C3032D" w:rsidRPr="001745A0" w:rsidRDefault="00C3032D" w:rsidP="00C3032D">
      <w:pPr>
        <w:numPr>
          <w:ilvl w:val="1"/>
          <w:numId w:val="12"/>
        </w:numPr>
        <w:spacing w:line="300" w:lineRule="auto"/>
        <w:contextualSpacing/>
      </w:pPr>
      <w:r>
        <w:rPr>
          <w:rFonts w:hint="eastAsia"/>
        </w:rPr>
        <w:t>注3：</w:t>
      </w:r>
      <w:r>
        <w:rPr>
          <w:rFonts w:cs="Arial" w:hint="eastAsia"/>
          <w:color w:val="000000"/>
          <w:szCs w:val="21"/>
        </w:rPr>
        <w:t>Z取该保全项的生效日期,打印格式为YYYY年MM月DD日；</w:t>
      </w:r>
    </w:p>
    <w:p w:rsidR="00C3032D" w:rsidRDefault="00C3032D" w:rsidP="00C3032D">
      <w:pPr>
        <w:numPr>
          <w:ilvl w:val="0"/>
          <w:numId w:val="28"/>
        </w:numPr>
        <w:spacing w:line="300" w:lineRule="auto"/>
        <w:contextualSpacing/>
      </w:pPr>
      <w:r>
        <w:rPr>
          <w:rFonts w:hint="eastAsia"/>
        </w:rPr>
        <w:t>【确认】按钮：</w:t>
      </w:r>
    </w:p>
    <w:p w:rsidR="00C3032D" w:rsidRDefault="00C3032D" w:rsidP="00C3032D">
      <w:pPr>
        <w:numPr>
          <w:ilvl w:val="0"/>
          <w:numId w:val="29"/>
        </w:numPr>
        <w:spacing w:line="300" w:lineRule="auto"/>
        <w:contextualSpacing/>
      </w:pPr>
      <w:r>
        <w:rPr>
          <w:rFonts w:hint="eastAsia"/>
        </w:rPr>
        <w:t>当仅存在保障计划由高变低的险种信息时，无需提交人工核保，系统进入如下页面提示“批单录入成功！待审批确认！”</w:t>
      </w:r>
      <w:r w:rsidRPr="00BB348C">
        <w:rPr>
          <w:rFonts w:hint="eastAsia"/>
        </w:rPr>
        <w:t xml:space="preserve"> </w:t>
      </w:r>
      <w:r>
        <w:rPr>
          <w:rFonts w:hint="eastAsia"/>
        </w:rPr>
        <w:t>，红字提示是否存在影像记录及【返回录入共享池】等功能按钮，该页面各功能按钮规则同保全通用规则；</w:t>
      </w:r>
    </w:p>
    <w:p w:rsidR="00C3032D" w:rsidRDefault="00C3032D" w:rsidP="00C3032D">
      <w:pPr>
        <w:spacing w:line="300" w:lineRule="auto"/>
        <w:ind w:left="420"/>
        <w:contextualSpacing/>
      </w:pPr>
      <w:r>
        <w:rPr>
          <w:noProof/>
        </w:rPr>
        <w:drawing>
          <wp:inline distT="0" distB="0" distL="0" distR="0" wp14:anchorId="4BD8D212" wp14:editId="57FFE25E">
            <wp:extent cx="5278120" cy="10934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8120" cy="1093470"/>
                    </a:xfrm>
                    <a:prstGeom prst="rect">
                      <a:avLst/>
                    </a:prstGeom>
                  </pic:spPr>
                </pic:pic>
              </a:graphicData>
            </a:graphic>
          </wp:inline>
        </w:drawing>
      </w:r>
    </w:p>
    <w:p w:rsidR="00C3032D" w:rsidRDefault="00C3032D" w:rsidP="00C3032D">
      <w:pPr>
        <w:numPr>
          <w:ilvl w:val="0"/>
          <w:numId w:val="29"/>
        </w:numPr>
        <w:spacing w:line="300" w:lineRule="auto"/>
        <w:contextualSpacing/>
      </w:pPr>
      <w:r>
        <w:rPr>
          <w:rFonts w:hint="eastAsia"/>
        </w:rPr>
        <w:lastRenderedPageBreak/>
        <w:t>当存在保障计划由低变高的险种信息时，需提交人工核保，系统进入“重核保申请”页面，该页面各功能按钮规则同保全通用规则。</w:t>
      </w:r>
    </w:p>
    <w:p w:rsidR="00C3032D" w:rsidRDefault="00C3032D" w:rsidP="00C3032D">
      <w:pPr>
        <w:spacing w:line="300" w:lineRule="auto"/>
        <w:ind w:left="420"/>
        <w:contextualSpacing/>
      </w:pPr>
      <w:r>
        <w:rPr>
          <w:noProof/>
        </w:rPr>
        <w:drawing>
          <wp:inline distT="0" distB="0" distL="0" distR="0" wp14:anchorId="0E9C0439" wp14:editId="125AAA8B">
            <wp:extent cx="5278120" cy="18199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8120" cy="1819910"/>
                    </a:xfrm>
                    <a:prstGeom prst="rect">
                      <a:avLst/>
                    </a:prstGeom>
                  </pic:spPr>
                </pic:pic>
              </a:graphicData>
            </a:graphic>
          </wp:inline>
        </w:drawing>
      </w:r>
    </w:p>
    <w:p w:rsidR="00C3032D" w:rsidRPr="00BB348C" w:rsidRDefault="00C3032D" w:rsidP="00C3032D">
      <w:pPr>
        <w:numPr>
          <w:ilvl w:val="0"/>
          <w:numId w:val="28"/>
        </w:numPr>
        <w:spacing w:line="300" w:lineRule="auto"/>
        <w:contextualSpacing/>
      </w:pPr>
      <w:r>
        <w:rPr>
          <w:rFonts w:hint="eastAsia"/>
        </w:rPr>
        <w:t>其他页面规则不涉及修改。</w:t>
      </w:r>
    </w:p>
    <w:p w:rsidR="00C3032D" w:rsidRDefault="00C3032D" w:rsidP="00C3032D">
      <w:pPr>
        <w:pStyle w:val="Heading5"/>
      </w:pPr>
      <w:bookmarkStart w:id="326" w:name="_Toc333395618"/>
      <w:r>
        <w:rPr>
          <w:rFonts w:hint="eastAsia"/>
        </w:rPr>
        <w:t>核保</w:t>
      </w:r>
    </w:p>
    <w:p w:rsidR="00C3032D" w:rsidRDefault="00C3032D" w:rsidP="005F70DA">
      <w:pPr>
        <w:numPr>
          <w:ilvl w:val="0"/>
          <w:numId w:val="13"/>
        </w:numPr>
        <w:spacing w:line="276" w:lineRule="auto"/>
        <w:rPr>
          <w:ins w:id="327" w:author="Alana Chen" w:date="2016-11-25T11:16:00Z"/>
        </w:rPr>
      </w:pPr>
      <w:r>
        <w:rPr>
          <w:rFonts w:hint="eastAsia"/>
        </w:rPr>
        <w:t>对应险种</w:t>
      </w:r>
      <w:r w:rsidRPr="00E07490">
        <w:rPr>
          <w:rFonts w:hint="eastAsia"/>
        </w:rPr>
        <w:t>投保规则和自核规则由规则引擎系统处理，核心系统不做处理</w:t>
      </w:r>
      <w:r>
        <w:rPr>
          <w:rFonts w:hint="eastAsia"/>
        </w:rPr>
        <w:t>，但需</w:t>
      </w:r>
      <w:r w:rsidRPr="0035679B">
        <w:rPr>
          <w:rFonts w:hint="eastAsia"/>
          <w:b/>
        </w:rPr>
        <w:t>规则引擎</w:t>
      </w:r>
      <w:r>
        <w:rPr>
          <w:rFonts w:hint="eastAsia"/>
        </w:rPr>
        <w:t>按业管提供的该产品组合的投保规则和规则列表增加对应的自核规则，详见《</w:t>
      </w:r>
      <w:ins w:id="328" w:author="Alana Chen" w:date="2016-11-25T11:17:00Z">
        <w:r w:rsidR="005F70DA" w:rsidRPr="005F70DA">
          <w:rPr>
            <w:rFonts w:hint="eastAsia"/>
          </w:rPr>
          <w:t>需求分析</w:t>
        </w:r>
        <w:r w:rsidR="005F70DA" w:rsidRPr="005F70DA">
          <w:t>-PICC_77910_关于人保寿险关爱康健医疗保险的产品需求（契约和部分保全）</w:t>
        </w:r>
      </w:ins>
      <w:del w:id="329" w:author="Alana Chen" w:date="2016-11-25T11:17:00Z">
        <w:r w:rsidDel="005F70DA">
          <w:rPr>
            <w:rFonts w:hint="eastAsia"/>
          </w:rPr>
          <w:delText>***文档</w:delText>
        </w:r>
      </w:del>
      <w:r>
        <w:rPr>
          <w:rFonts w:hint="eastAsia"/>
        </w:rPr>
        <w:t>》，该需求文档由规则引擎系统提供。</w:t>
      </w:r>
    </w:p>
    <w:p w:rsidR="005F70DA" w:rsidRDefault="005F70DA">
      <w:pPr>
        <w:spacing w:line="276" w:lineRule="auto"/>
        <w:ind w:left="420"/>
        <w:pPrChange w:id="330" w:author="Alana Chen" w:date="2016-11-25T11:16:00Z">
          <w:pPr>
            <w:numPr>
              <w:numId w:val="13"/>
            </w:numPr>
            <w:tabs>
              <w:tab w:val="num" w:pos="420"/>
            </w:tabs>
            <w:spacing w:line="276" w:lineRule="auto"/>
            <w:ind w:left="420" w:hanging="420"/>
          </w:pPr>
        </w:pPrChange>
      </w:pPr>
      <w:ins w:id="331" w:author="Alana Chen" w:date="2016-11-25T11:17:00Z">
        <w:r>
          <w:object w:dxaOrig="1534" w:dyaOrig="963">
            <v:shape id="_x0000_i1031" type="#_x0000_t75" style="width:76.5pt;height:48pt" o:ole="">
              <v:imagedata r:id="rId51" o:title=""/>
            </v:shape>
            <o:OLEObject Type="Embed" ProgID="Excel.Sheet.12" ShapeID="_x0000_i1031" DrawAspect="Icon" ObjectID="_1552548469" r:id="rId52"/>
          </w:object>
        </w:r>
      </w:ins>
    </w:p>
    <w:p w:rsidR="00C3032D" w:rsidRDefault="00C3032D" w:rsidP="00C3032D">
      <w:pPr>
        <w:pStyle w:val="Heading5"/>
      </w:pPr>
      <w:r>
        <w:rPr>
          <w:rFonts w:hint="eastAsia"/>
        </w:rPr>
        <w:t>二次核保结果处理</w:t>
      </w:r>
    </w:p>
    <w:p w:rsidR="00C3032D" w:rsidRPr="004410DD" w:rsidRDefault="00C3032D" w:rsidP="00C3032D">
      <w:pPr>
        <w:numPr>
          <w:ilvl w:val="0"/>
          <w:numId w:val="14"/>
        </w:numPr>
        <w:spacing w:line="276" w:lineRule="auto"/>
        <w:rPr>
          <w:noProof/>
        </w:rPr>
      </w:pPr>
      <w:r>
        <w:rPr>
          <w:rFonts w:hint="eastAsia"/>
          <w:noProof/>
        </w:rPr>
        <w:t>此保全进入“</w:t>
      </w:r>
      <w:r>
        <w:rPr>
          <w:rFonts w:hint="eastAsia"/>
        </w:rPr>
        <w:t>二次核保结果处理</w:t>
      </w:r>
      <w:r>
        <w:rPr>
          <w:rFonts w:hint="eastAsia"/>
          <w:noProof/>
        </w:rPr>
        <w:t>”（如下图所示）页面，点击【确认】按钮，</w:t>
      </w:r>
      <w:r>
        <w:rPr>
          <w:rFonts w:hint="eastAsia"/>
          <w:szCs w:val="21"/>
        </w:rPr>
        <w:t>因不涉及补退费，点击此按钮，直接进入“</w:t>
      </w:r>
      <w:r>
        <w:rPr>
          <w:rFonts w:hint="eastAsia"/>
          <w:noProof/>
        </w:rPr>
        <w:t>二次核保结果处理</w:t>
      </w:r>
      <w:r>
        <w:rPr>
          <w:rFonts w:hint="eastAsia"/>
          <w:szCs w:val="21"/>
        </w:rPr>
        <w:t>”页面。</w:t>
      </w:r>
    </w:p>
    <w:p w:rsidR="00C3032D" w:rsidRDefault="00C3032D" w:rsidP="00C3032D">
      <w:pPr>
        <w:numPr>
          <w:ilvl w:val="0"/>
          <w:numId w:val="14"/>
        </w:numPr>
        <w:spacing w:line="276" w:lineRule="auto"/>
        <w:rPr>
          <w:szCs w:val="21"/>
        </w:rPr>
      </w:pPr>
      <w:r>
        <w:rPr>
          <w:rFonts w:hint="eastAsia"/>
          <w:noProof/>
        </w:rPr>
        <w:t>点击“</w:t>
      </w:r>
      <w:r>
        <w:rPr>
          <w:rFonts w:hint="eastAsia"/>
        </w:rPr>
        <w:t>二次核保结果处理</w:t>
      </w:r>
      <w:r>
        <w:rPr>
          <w:rFonts w:hint="eastAsia"/>
          <w:noProof/>
        </w:rPr>
        <w:t>”（如下图所示）页面的【处理完毕】按钮，提示批单录入成功，待审批确认。</w:t>
      </w:r>
      <w:r w:rsidRPr="0091571F">
        <w:rPr>
          <w:rFonts w:hint="eastAsia"/>
          <w:szCs w:val="21"/>
        </w:rPr>
        <w:t>（同系统现有处理）</w:t>
      </w:r>
    </w:p>
    <w:p w:rsidR="00C3032D" w:rsidRDefault="00C3032D" w:rsidP="00C3032D">
      <w:pPr>
        <w:spacing w:line="276" w:lineRule="auto"/>
        <w:rPr>
          <w:noProof/>
        </w:rPr>
      </w:pPr>
      <w:r>
        <w:rPr>
          <w:noProof/>
        </w:rPr>
        <w:lastRenderedPageBreak/>
        <w:drawing>
          <wp:inline distT="0" distB="0" distL="0" distR="0" wp14:anchorId="3B4D53F0" wp14:editId="2099F5EE">
            <wp:extent cx="5486400" cy="3019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3019425"/>
                    </a:xfrm>
                    <a:prstGeom prst="rect">
                      <a:avLst/>
                    </a:prstGeom>
                    <a:noFill/>
                    <a:ln>
                      <a:noFill/>
                    </a:ln>
                  </pic:spPr>
                </pic:pic>
              </a:graphicData>
            </a:graphic>
          </wp:inline>
        </w:drawing>
      </w:r>
    </w:p>
    <w:p w:rsidR="00C3032D" w:rsidRDefault="00C3032D" w:rsidP="00C3032D">
      <w:pPr>
        <w:rPr>
          <w:noProof/>
        </w:rPr>
      </w:pPr>
      <w:r>
        <w:rPr>
          <w:noProof/>
        </w:rPr>
        <w:drawing>
          <wp:inline distT="0" distB="0" distL="0" distR="0" wp14:anchorId="4D7C79D6" wp14:editId="3B5AE06F">
            <wp:extent cx="5486400" cy="3028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3028950"/>
                    </a:xfrm>
                    <a:prstGeom prst="rect">
                      <a:avLst/>
                    </a:prstGeom>
                    <a:noFill/>
                    <a:ln>
                      <a:noFill/>
                    </a:ln>
                  </pic:spPr>
                </pic:pic>
              </a:graphicData>
            </a:graphic>
          </wp:inline>
        </w:drawing>
      </w:r>
    </w:p>
    <w:p w:rsidR="00C3032D" w:rsidRDefault="00C3032D" w:rsidP="00C3032D">
      <w:pPr>
        <w:rPr>
          <w:noProof/>
        </w:rPr>
      </w:pPr>
      <w:r>
        <w:rPr>
          <w:noProof/>
        </w:rPr>
        <w:drawing>
          <wp:inline distT="0" distB="0" distL="0" distR="0" wp14:anchorId="2860C610" wp14:editId="239B0F15">
            <wp:extent cx="5278120" cy="10934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8120" cy="1093470"/>
                    </a:xfrm>
                    <a:prstGeom prst="rect">
                      <a:avLst/>
                    </a:prstGeom>
                  </pic:spPr>
                </pic:pic>
              </a:graphicData>
            </a:graphic>
          </wp:inline>
        </w:drawing>
      </w:r>
    </w:p>
    <w:p w:rsidR="00C3032D" w:rsidRPr="0043116A" w:rsidRDefault="00C3032D" w:rsidP="00C3032D"/>
    <w:bookmarkEnd w:id="326"/>
    <w:p w:rsidR="00C3032D" w:rsidRDefault="00C3032D" w:rsidP="00C3032D">
      <w:pPr>
        <w:pStyle w:val="Heading5"/>
      </w:pPr>
      <w:r>
        <w:rPr>
          <w:rFonts w:hint="eastAsia"/>
        </w:rPr>
        <w:t>保全审批</w:t>
      </w:r>
    </w:p>
    <w:p w:rsidR="00C3032D" w:rsidRPr="004C5F58" w:rsidRDefault="00C3032D" w:rsidP="00C3032D">
      <w:pPr>
        <w:numPr>
          <w:ilvl w:val="0"/>
          <w:numId w:val="15"/>
        </w:numPr>
        <w:spacing w:line="276" w:lineRule="auto"/>
        <w:rPr>
          <w:szCs w:val="21"/>
        </w:rPr>
      </w:pPr>
      <w:r w:rsidRPr="00A97F94">
        <w:rPr>
          <w:rFonts w:hint="eastAsia"/>
          <w:noProof/>
        </w:rPr>
        <w:t>此保全项目审批后立即生效</w:t>
      </w:r>
      <w:r w:rsidRPr="004C5F58">
        <w:rPr>
          <w:rFonts w:hint="eastAsia"/>
          <w:szCs w:val="21"/>
        </w:rPr>
        <w:t>。点击【审批通过】按钮，提示审批成功，保全生效。（同系统现有处理）</w:t>
      </w:r>
    </w:p>
    <w:p w:rsidR="00C3032D" w:rsidRDefault="00C3032D" w:rsidP="00C3032D">
      <w:pPr>
        <w:spacing w:line="300" w:lineRule="auto"/>
        <w:contextualSpacing/>
      </w:pPr>
      <w:r>
        <w:rPr>
          <w:rFonts w:hint="eastAsia"/>
          <w:noProof/>
        </w:rPr>
        <w:lastRenderedPageBreak/>
        <w:drawing>
          <wp:inline distT="0" distB="0" distL="0" distR="0" wp14:anchorId="0E9E661C" wp14:editId="6DBFEC9A">
            <wp:extent cx="5270500" cy="1043940"/>
            <wp:effectExtent l="19050" t="0" r="635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srcRect/>
                    <a:stretch>
                      <a:fillRect/>
                    </a:stretch>
                  </pic:blipFill>
                  <pic:spPr bwMode="auto">
                    <a:xfrm>
                      <a:off x="0" y="0"/>
                      <a:ext cx="5270500" cy="1043940"/>
                    </a:xfrm>
                    <a:prstGeom prst="rect">
                      <a:avLst/>
                    </a:prstGeom>
                    <a:noFill/>
                    <a:ln w="9525">
                      <a:noFill/>
                      <a:miter lim="800000"/>
                      <a:headEnd/>
                      <a:tailEnd/>
                    </a:ln>
                  </pic:spPr>
                </pic:pic>
              </a:graphicData>
            </a:graphic>
          </wp:inline>
        </w:drawing>
      </w:r>
    </w:p>
    <w:p w:rsidR="00C3032D" w:rsidRPr="00A97F94" w:rsidRDefault="00965EB8" w:rsidP="00C3032D">
      <w:pPr>
        <w:numPr>
          <w:ilvl w:val="0"/>
          <w:numId w:val="15"/>
        </w:numPr>
        <w:spacing w:line="276" w:lineRule="auto"/>
      </w:pPr>
      <w:ins w:id="332" w:author="Alana Chen" w:date="2016-12-27T16:31:00Z">
        <w:r>
          <w:rPr>
            <w:rFonts w:hint="eastAsia"/>
          </w:rPr>
          <w:t>保全生效后，</w:t>
        </w:r>
        <w:r>
          <w:rPr>
            <w:rFonts w:hint="eastAsia"/>
            <w:color w:val="000000"/>
          </w:rPr>
          <w:t>若保全申请日期</w:t>
        </w:r>
        <w:r w:rsidRPr="00FD497D">
          <w:rPr>
            <w:rFonts w:hint="eastAsia"/>
            <w:color w:val="000000"/>
          </w:rPr>
          <w:t>在</w:t>
        </w:r>
        <w:r>
          <w:rPr>
            <w:rFonts w:hint="eastAsia"/>
            <w:color w:val="000000"/>
          </w:rPr>
          <w:t>保单终止日</w:t>
        </w:r>
        <w:r w:rsidRPr="00FD497D">
          <w:rPr>
            <w:rFonts w:hint="eastAsia"/>
            <w:color w:val="000000"/>
          </w:rPr>
          <w:t>前</w:t>
        </w:r>
        <w:r>
          <w:rPr>
            <w:rFonts w:hint="eastAsia"/>
          </w:rPr>
          <w:t>30天之内，则下一年的保费需按照更新后的保障计划及可选择责任重新计算；</w:t>
        </w:r>
        <w:r>
          <w:rPr>
            <w:rFonts w:hint="eastAsia"/>
            <w:color w:val="000000"/>
          </w:rPr>
          <w:t>若保全申请日期</w:t>
        </w:r>
        <w:r w:rsidRPr="00FD497D">
          <w:rPr>
            <w:rFonts w:hint="eastAsia"/>
            <w:color w:val="000000"/>
          </w:rPr>
          <w:t>在</w:t>
        </w:r>
        <w:r>
          <w:rPr>
            <w:rFonts w:hint="eastAsia"/>
          </w:rPr>
          <w:t>宽限期内，则当期未缴纳的续期保费需按照更新后的保障计划及可选责任重新计算。（</w:t>
        </w:r>
        <w:r w:rsidRPr="0066423D">
          <w:rPr>
            <w:rFonts w:hint="eastAsia"/>
            <w:i/>
          </w:rPr>
          <w:t>请开发注意：若当期未缴纳的续期保费已经抽档，则保全生效后需将该记录</w:t>
        </w:r>
        <w:r>
          <w:rPr>
            <w:rFonts w:hint="eastAsia"/>
            <w:i/>
          </w:rPr>
          <w:t>置为</w:t>
        </w:r>
        <w:r w:rsidRPr="0066423D">
          <w:rPr>
            <w:rFonts w:hint="eastAsia"/>
            <w:i/>
          </w:rPr>
          <w:t>取消，重新抽档生成更新后</w:t>
        </w:r>
        <w:r w:rsidRPr="0066423D">
          <w:rPr>
            <w:i/>
          </w:rPr>
          <w:t>0-待处理的续期记录</w:t>
        </w:r>
        <w:r>
          <w:rPr>
            <w:rFonts w:hint="eastAsia"/>
          </w:rPr>
          <w:t>）</w:t>
        </w:r>
      </w:ins>
      <w:del w:id="333" w:author="Alana Chen" w:date="2016-12-27T16:31:00Z">
        <w:r w:rsidR="00C3032D" w:rsidDel="00965EB8">
          <w:rPr>
            <w:rFonts w:hint="eastAsia"/>
          </w:rPr>
          <w:delText>保全生效后，注意下一年的保费需按照更新后的保障计划重新计算</w:delText>
        </w:r>
      </w:del>
      <w:r w:rsidR="00C3032D">
        <w:rPr>
          <w:rFonts w:hint="eastAsia"/>
        </w:rPr>
        <w:t>。</w:t>
      </w:r>
    </w:p>
    <w:p w:rsidR="00C3032D" w:rsidRDefault="00C3032D" w:rsidP="00C3032D">
      <w:pPr>
        <w:pStyle w:val="Heading5"/>
      </w:pPr>
      <w:r>
        <w:rPr>
          <w:rFonts w:hint="eastAsia"/>
        </w:rPr>
        <w:t>批单删除</w:t>
      </w:r>
    </w:p>
    <w:p w:rsidR="00C3032D" w:rsidRPr="00047737" w:rsidRDefault="00C3032D" w:rsidP="00C3032D">
      <w:r w:rsidRPr="00D06CA0">
        <w:rPr>
          <w:rFonts w:hint="eastAsia"/>
        </w:rPr>
        <w:t>针对本需求中</w:t>
      </w:r>
      <w:r>
        <w:rPr>
          <w:rFonts w:hint="eastAsia"/>
        </w:rPr>
        <w:t>产品</w:t>
      </w:r>
      <w:r w:rsidRPr="00D06CA0">
        <w:rPr>
          <w:rFonts w:hint="eastAsia"/>
        </w:rPr>
        <w:t>的保单，保全生效后</w:t>
      </w:r>
      <w:r>
        <w:rPr>
          <w:rFonts w:hint="eastAsia"/>
        </w:rPr>
        <w:t>支持批单删除</w:t>
      </w:r>
      <w:r>
        <w:rPr>
          <w:rFonts w:hint="eastAsia"/>
          <w:szCs w:val="21"/>
        </w:rPr>
        <w:t>。</w:t>
      </w:r>
    </w:p>
    <w:p w:rsidR="00C3032D" w:rsidRPr="00EE47EC" w:rsidRDefault="00C3032D" w:rsidP="00C3032D"/>
    <w:p w:rsidR="00C3032D" w:rsidRDefault="00C3032D" w:rsidP="00C3032D">
      <w:pPr>
        <w:pStyle w:val="Heading4"/>
        <w:rPr>
          <w:lang w:eastAsia="zh-CN"/>
        </w:rPr>
      </w:pPr>
      <w:r>
        <w:rPr>
          <w:rFonts w:hint="eastAsia"/>
          <w:lang w:eastAsia="zh-CN"/>
        </w:rPr>
        <w:t>职业变更</w:t>
      </w:r>
    </w:p>
    <w:p w:rsidR="00C3032D" w:rsidRPr="005F656A" w:rsidRDefault="00C3032D" w:rsidP="00C3032D">
      <w:r>
        <w:rPr>
          <w:rFonts w:hint="eastAsia"/>
        </w:rPr>
        <w:t>支持“人保寿险关爱康健医疗保险”产品的有效保单进行该保全操作。</w:t>
      </w:r>
    </w:p>
    <w:p w:rsidR="00C3032D" w:rsidRDefault="00C3032D" w:rsidP="00C3032D">
      <w:pPr>
        <w:pStyle w:val="Heading5"/>
      </w:pPr>
      <w:r>
        <w:rPr>
          <w:rFonts w:hint="eastAsia"/>
        </w:rPr>
        <w:t>业务规则</w:t>
      </w:r>
    </w:p>
    <w:p w:rsidR="00C3032D" w:rsidRDefault="00C3032D" w:rsidP="00C3032D">
      <w:pPr>
        <w:spacing w:line="360" w:lineRule="auto"/>
      </w:pPr>
      <w:r>
        <w:rPr>
          <w:noProof/>
        </w:rPr>
        <w:drawing>
          <wp:inline distT="0" distB="0" distL="0" distR="0" wp14:anchorId="76E4C521" wp14:editId="416B867D">
            <wp:extent cx="5278120" cy="850975"/>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8120" cy="850975"/>
                    </a:xfrm>
                    <a:prstGeom prst="rect">
                      <a:avLst/>
                    </a:prstGeom>
                  </pic:spPr>
                </pic:pic>
              </a:graphicData>
            </a:graphic>
          </wp:inline>
        </w:drawing>
      </w:r>
    </w:p>
    <w:p w:rsidR="00C3032D" w:rsidRDefault="00C3032D" w:rsidP="00C3032D">
      <w:pPr>
        <w:spacing w:line="360" w:lineRule="auto"/>
      </w:pPr>
      <w:r>
        <w:rPr>
          <w:noProof/>
        </w:rPr>
        <w:drawing>
          <wp:inline distT="0" distB="0" distL="0" distR="0" wp14:anchorId="55133ADB" wp14:editId="5DC5CE68">
            <wp:extent cx="5278120" cy="9362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8120" cy="936293"/>
                    </a:xfrm>
                    <a:prstGeom prst="rect">
                      <a:avLst/>
                    </a:prstGeom>
                  </pic:spPr>
                </pic:pic>
              </a:graphicData>
            </a:graphic>
          </wp:inline>
        </w:drawing>
      </w:r>
    </w:p>
    <w:p w:rsidR="00C3032D" w:rsidRDefault="00C3032D" w:rsidP="00C3032D">
      <w:pPr>
        <w:pStyle w:val="Heading5"/>
      </w:pPr>
      <w:r>
        <w:rPr>
          <w:rFonts w:hint="eastAsia"/>
        </w:rPr>
        <w:t>系统开发</w:t>
      </w:r>
    </w:p>
    <w:p w:rsidR="00C3032D" w:rsidRDefault="00C3032D" w:rsidP="00C3032D">
      <w:pPr>
        <w:numPr>
          <w:ilvl w:val="0"/>
          <w:numId w:val="30"/>
        </w:numPr>
        <w:spacing w:line="276" w:lineRule="auto"/>
      </w:pPr>
      <w:r>
        <w:rPr>
          <w:rFonts w:hint="eastAsia"/>
        </w:rPr>
        <w:t>支持“人保寿险关爱康健医疗保险”产品的有效保单进行该保全操作。</w:t>
      </w:r>
    </w:p>
    <w:p w:rsidR="00C3032D" w:rsidRDefault="00C3032D" w:rsidP="00C3032D">
      <w:pPr>
        <w:numPr>
          <w:ilvl w:val="0"/>
          <w:numId w:val="30"/>
        </w:numPr>
        <w:spacing w:line="276" w:lineRule="auto"/>
      </w:pPr>
      <w:r>
        <w:rPr>
          <w:rFonts w:hint="eastAsia"/>
        </w:rPr>
        <w:t>针对“人保寿险关爱康健医疗保险”产品的有效保单进行该保全，</w:t>
      </w:r>
      <w:r w:rsidRPr="00ED1516">
        <w:rPr>
          <w:rFonts w:hint="eastAsia"/>
        </w:rPr>
        <w:t>变更后的</w:t>
      </w:r>
      <w:r>
        <w:rPr>
          <w:rFonts w:hint="eastAsia"/>
        </w:rPr>
        <w:t>被保险人的意外险职业类别不得为第0、5、6类职业或无固定职业、无业人员及下岗人员，否则在“客户职业变更”页面点击【确认】按扭时系统抛错“变更后</w:t>
      </w:r>
      <w:r w:rsidRPr="00ED1516">
        <w:t>的职业不属于可保范围之内,请做退保处理!(保单号:</w:t>
      </w:r>
      <w:r w:rsidRPr="00ED1516">
        <w:rPr>
          <w:rFonts w:hint="eastAsia"/>
        </w:rPr>
        <w:t>***************</w:t>
      </w:r>
      <w:r w:rsidRPr="00ED1516">
        <w:t>)</w:t>
      </w:r>
      <w:r w:rsidRPr="00ED1516">
        <w:rPr>
          <w:rFonts w:hint="eastAsia"/>
        </w:rPr>
        <w:t>”</w:t>
      </w:r>
      <w:ins w:id="334" w:author="Alana Chen" w:date="2016-11-15T16:32:00Z">
        <w:r>
          <w:rPr>
            <w:rFonts w:hint="eastAsia"/>
          </w:rPr>
          <w:t>，不允许继续操作</w:t>
        </w:r>
      </w:ins>
      <w:r w:rsidRPr="00ED1516">
        <w:rPr>
          <w:rFonts w:hint="eastAsia"/>
        </w:rPr>
        <w:t>。</w:t>
      </w:r>
    </w:p>
    <w:p w:rsidR="00C3032D" w:rsidRDefault="00C3032D" w:rsidP="00C3032D">
      <w:pPr>
        <w:ind w:left="420"/>
        <w:jc w:val="left"/>
      </w:pPr>
      <w:r>
        <w:rPr>
          <w:rFonts w:hint="eastAsia"/>
          <w:noProof/>
        </w:rPr>
        <w:drawing>
          <wp:inline distT="0" distB="0" distL="0" distR="0" wp14:anchorId="088C4660" wp14:editId="08747525">
            <wp:extent cx="5276850" cy="1266825"/>
            <wp:effectExtent l="0" t="0" r="0"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6850" cy="1266825"/>
                    </a:xfrm>
                    <a:prstGeom prst="rect">
                      <a:avLst/>
                    </a:prstGeom>
                    <a:noFill/>
                    <a:ln>
                      <a:noFill/>
                    </a:ln>
                  </pic:spPr>
                </pic:pic>
              </a:graphicData>
            </a:graphic>
          </wp:inline>
        </w:drawing>
      </w:r>
    </w:p>
    <w:p w:rsidR="00C3032D" w:rsidRDefault="00C3032D" w:rsidP="00C3032D">
      <w:pPr>
        <w:numPr>
          <w:ilvl w:val="0"/>
          <w:numId w:val="30"/>
        </w:numPr>
        <w:spacing w:line="276" w:lineRule="auto"/>
      </w:pPr>
      <w:r>
        <w:rPr>
          <w:rFonts w:hint="eastAsia"/>
        </w:rPr>
        <w:t>其余规则同系统现状，不涉及调整。</w:t>
      </w:r>
    </w:p>
    <w:p w:rsidR="00C3032D" w:rsidRDefault="00C3032D" w:rsidP="00C3032D">
      <w:pPr>
        <w:pStyle w:val="Heading4"/>
        <w:rPr>
          <w:lang w:eastAsia="zh-CN"/>
        </w:rPr>
      </w:pPr>
      <w:r>
        <w:rPr>
          <w:rFonts w:hint="eastAsia"/>
          <w:lang w:eastAsia="zh-CN"/>
        </w:rPr>
        <w:lastRenderedPageBreak/>
        <w:t>个单生日性别更正</w:t>
      </w:r>
    </w:p>
    <w:p w:rsidR="00C3032D" w:rsidRPr="005F656A" w:rsidRDefault="00C3032D" w:rsidP="00C3032D">
      <w:r>
        <w:rPr>
          <w:rFonts w:hint="eastAsia"/>
        </w:rPr>
        <w:t>支持“人保寿险关爱康健医疗保险”产品的有效保单进行该保全操作。</w:t>
      </w:r>
    </w:p>
    <w:p w:rsidR="00C3032D" w:rsidRDefault="00C3032D" w:rsidP="00C3032D">
      <w:pPr>
        <w:pStyle w:val="Heading5"/>
      </w:pPr>
      <w:r>
        <w:rPr>
          <w:rFonts w:hint="eastAsia"/>
        </w:rPr>
        <w:t>业务规则</w:t>
      </w:r>
    </w:p>
    <w:p w:rsidR="00C3032D" w:rsidRDefault="00C3032D" w:rsidP="00C3032D">
      <w:r>
        <w:rPr>
          <w:rFonts w:hint="eastAsia"/>
        </w:rPr>
        <w:t>条款描述如下：</w:t>
      </w:r>
    </w:p>
    <w:p w:rsidR="00C3032D" w:rsidRDefault="00C3032D" w:rsidP="00C3032D">
      <w:r>
        <w:rPr>
          <w:noProof/>
        </w:rPr>
        <w:drawing>
          <wp:inline distT="0" distB="0" distL="0" distR="0" wp14:anchorId="76BEBC9E" wp14:editId="0E56F1BD">
            <wp:extent cx="5278120" cy="72146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8120" cy="721465"/>
                    </a:xfrm>
                    <a:prstGeom prst="rect">
                      <a:avLst/>
                    </a:prstGeom>
                  </pic:spPr>
                </pic:pic>
              </a:graphicData>
            </a:graphic>
          </wp:inline>
        </w:drawing>
      </w:r>
    </w:p>
    <w:p w:rsidR="00C3032D" w:rsidRDefault="00C3032D" w:rsidP="00C3032D">
      <w:r>
        <w:rPr>
          <w:noProof/>
        </w:rPr>
        <w:drawing>
          <wp:inline distT="0" distB="0" distL="0" distR="0" wp14:anchorId="38848859" wp14:editId="4F6F8A02">
            <wp:extent cx="5278120" cy="7080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8120" cy="708026"/>
                    </a:xfrm>
                    <a:prstGeom prst="rect">
                      <a:avLst/>
                    </a:prstGeom>
                  </pic:spPr>
                </pic:pic>
              </a:graphicData>
            </a:graphic>
          </wp:inline>
        </w:drawing>
      </w:r>
    </w:p>
    <w:p w:rsidR="00C3032D" w:rsidRPr="00857958" w:rsidRDefault="00C3032D" w:rsidP="00C3032D">
      <w:pPr>
        <w:pStyle w:val="Heading5"/>
        <w:numPr>
          <w:ilvl w:val="4"/>
          <w:numId w:val="3"/>
        </w:numPr>
      </w:pPr>
      <w:r>
        <w:rPr>
          <w:rFonts w:hint="eastAsia"/>
        </w:rPr>
        <w:t>系统开发</w:t>
      </w:r>
    </w:p>
    <w:p w:rsidR="00C3032D" w:rsidRDefault="00C3032D" w:rsidP="00C3032D">
      <w:r>
        <w:rPr>
          <w:noProof/>
        </w:rPr>
        <w:drawing>
          <wp:inline distT="0" distB="0" distL="0" distR="0" wp14:anchorId="050E5A1A" wp14:editId="12A35617">
            <wp:extent cx="5278120" cy="215767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8120" cy="2157676"/>
                    </a:xfrm>
                    <a:prstGeom prst="rect">
                      <a:avLst/>
                    </a:prstGeom>
                  </pic:spPr>
                </pic:pic>
              </a:graphicData>
            </a:graphic>
          </wp:inline>
        </w:drawing>
      </w:r>
    </w:p>
    <w:p w:rsidR="00C3032D" w:rsidRDefault="00C3032D" w:rsidP="00C3032D">
      <w:pPr>
        <w:numPr>
          <w:ilvl w:val="0"/>
          <w:numId w:val="31"/>
        </w:numPr>
        <w:spacing w:line="276" w:lineRule="auto"/>
      </w:pPr>
      <w:r>
        <w:rPr>
          <w:rFonts w:hint="eastAsia"/>
        </w:rPr>
        <w:t>针对“人保寿险关爱康健医疗保险”产品的有效保单，点击“个单生日性别更正”页面（如上图所示）的【确认】按钮，需根据修改后被保险人的生日重新计算保费。</w:t>
      </w:r>
    </w:p>
    <w:p w:rsidR="00C3032D" w:rsidRDefault="00C3032D" w:rsidP="00C3032D">
      <w:r>
        <w:rPr>
          <w:noProof/>
        </w:rPr>
        <w:lastRenderedPageBreak/>
        <w:drawing>
          <wp:inline distT="0" distB="0" distL="0" distR="0" wp14:anchorId="1F2A5E24" wp14:editId="376A3DE1">
            <wp:extent cx="5278120" cy="438377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8120" cy="4383772"/>
                    </a:xfrm>
                    <a:prstGeom prst="rect">
                      <a:avLst/>
                    </a:prstGeom>
                  </pic:spPr>
                </pic:pic>
              </a:graphicData>
            </a:graphic>
          </wp:inline>
        </w:drawing>
      </w:r>
    </w:p>
    <w:p w:rsidR="00C3032D" w:rsidRDefault="00C3032D" w:rsidP="00C3032D">
      <w:pPr>
        <w:numPr>
          <w:ilvl w:val="0"/>
          <w:numId w:val="31"/>
        </w:numPr>
        <w:spacing w:line="276" w:lineRule="auto"/>
      </w:pPr>
      <w:r>
        <w:rPr>
          <w:rFonts w:hint="eastAsia"/>
        </w:rPr>
        <w:t>针对“人保寿险关爱康健医疗保险”产品的有效保单，点击“个单生日性别更正”页面（如上图所示）已该客户作为被保险人的相关保单列表中的【修改】按钮，需根据修改后的被保险人的生日重新计算保费。</w:t>
      </w:r>
    </w:p>
    <w:p w:rsidR="00C3032D" w:rsidRDefault="00C3032D" w:rsidP="00C3032D">
      <w:pPr>
        <w:numPr>
          <w:ilvl w:val="0"/>
          <w:numId w:val="31"/>
        </w:numPr>
        <w:spacing w:line="276" w:lineRule="auto"/>
      </w:pPr>
      <w:ins w:id="335" w:author="Alana Chen" w:date="2016-11-16T16:03:00Z">
        <w:r>
          <w:rPr>
            <w:rFonts w:hint="eastAsia"/>
          </w:rPr>
          <w:t>针对“人保寿险关爱康健医疗保险”产品的有效保单，</w:t>
        </w:r>
      </w:ins>
      <w:ins w:id="336" w:author="Alana Chen" w:date="2016-11-16T16:02:00Z">
        <w:r>
          <w:rPr>
            <w:rFonts w:hint="eastAsia"/>
          </w:rPr>
          <w:t>在如上页面点击【修改】按钮增加校验：若变更后的年龄不在投保年龄范围内，则系统给出阻断提示“变更后的年龄不在投保年龄范围内”，不允许继续操作。</w:t>
        </w:r>
      </w:ins>
    </w:p>
    <w:p w:rsidR="00C3032D" w:rsidRDefault="00C3032D" w:rsidP="00C3032D">
      <w:pPr>
        <w:numPr>
          <w:ilvl w:val="0"/>
          <w:numId w:val="31"/>
        </w:numPr>
        <w:spacing w:line="276" w:lineRule="auto"/>
      </w:pPr>
      <w:r>
        <w:rPr>
          <w:rFonts w:hint="eastAsia"/>
        </w:rPr>
        <w:t>针对“人保寿险关爱康健医疗保险”产品的有效保单，“个单生日性别更正”页面已修改保单列表中的应退金额、应补金额显示正确。</w:t>
      </w:r>
    </w:p>
    <w:p w:rsidR="00C3032D" w:rsidRDefault="00C3032D" w:rsidP="00C3032D">
      <w:r>
        <w:rPr>
          <w:noProof/>
        </w:rPr>
        <w:lastRenderedPageBreak/>
        <w:drawing>
          <wp:inline distT="0" distB="0" distL="0" distR="0" wp14:anchorId="01D4C06D" wp14:editId="59E6C759">
            <wp:extent cx="5278120" cy="309173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8120" cy="3091732"/>
                    </a:xfrm>
                    <a:prstGeom prst="rect">
                      <a:avLst/>
                    </a:prstGeom>
                  </pic:spPr>
                </pic:pic>
              </a:graphicData>
            </a:graphic>
          </wp:inline>
        </w:drawing>
      </w:r>
    </w:p>
    <w:p w:rsidR="00C3032D" w:rsidRDefault="00C3032D" w:rsidP="00C3032D">
      <w:pPr>
        <w:numPr>
          <w:ilvl w:val="0"/>
          <w:numId w:val="31"/>
        </w:numPr>
        <w:spacing w:line="276" w:lineRule="auto"/>
      </w:pPr>
      <w:r>
        <w:rPr>
          <w:rFonts w:hint="eastAsia"/>
        </w:rPr>
        <w:t>针对“人保寿险关爱康健医疗保险”产品的有效保单，点击“个单生日性别更正”页面已修改保单列表中的保单号超链接，进入“个单生日性别更正”页面，需显示变更前后的保单险种信息，对应“人保寿险关爱康健医疗保险”的应补金额、应退金额显示正确。</w:t>
      </w:r>
    </w:p>
    <w:p w:rsidR="00C3032D" w:rsidRDefault="00C3032D" w:rsidP="00C3032D">
      <w:pPr>
        <w:numPr>
          <w:ilvl w:val="0"/>
          <w:numId w:val="31"/>
        </w:numPr>
        <w:spacing w:line="276" w:lineRule="auto"/>
      </w:pPr>
      <w:r>
        <w:rPr>
          <w:rFonts w:hint="eastAsia"/>
        </w:rPr>
        <w:t>其余规则同系统现状，不涉及调整。</w:t>
      </w:r>
    </w:p>
    <w:p w:rsidR="00C3032D" w:rsidRDefault="00C3032D" w:rsidP="00C3032D">
      <w:pPr>
        <w:pStyle w:val="Heading4"/>
        <w:rPr>
          <w:lang w:eastAsia="zh-CN"/>
        </w:rPr>
      </w:pPr>
      <w:r>
        <w:rPr>
          <w:rFonts w:hint="eastAsia"/>
          <w:lang w:eastAsia="zh-CN"/>
        </w:rPr>
        <w:t>保险公司解除合同</w:t>
      </w:r>
    </w:p>
    <w:p w:rsidR="00C3032D" w:rsidRDefault="00C3032D" w:rsidP="00C3032D">
      <w:pPr>
        <w:pStyle w:val="Heading5"/>
      </w:pPr>
      <w:r>
        <w:rPr>
          <w:rFonts w:hint="eastAsia"/>
        </w:rPr>
        <w:t>业务规则</w:t>
      </w:r>
    </w:p>
    <w:p w:rsidR="00C3032D" w:rsidRDefault="00C3032D" w:rsidP="00C3032D">
      <w:r>
        <w:rPr>
          <w:noProof/>
        </w:rPr>
        <w:drawing>
          <wp:inline distT="0" distB="0" distL="0" distR="0" wp14:anchorId="057A928E" wp14:editId="4A55074F">
            <wp:extent cx="5278120" cy="1289596"/>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8120" cy="1289596"/>
                    </a:xfrm>
                    <a:prstGeom prst="rect">
                      <a:avLst/>
                    </a:prstGeom>
                  </pic:spPr>
                </pic:pic>
              </a:graphicData>
            </a:graphic>
          </wp:inline>
        </w:drawing>
      </w:r>
    </w:p>
    <w:p w:rsidR="00C3032D" w:rsidRDefault="00C3032D" w:rsidP="00C3032D">
      <w:pPr>
        <w:pStyle w:val="Heading5"/>
      </w:pPr>
      <w:r>
        <w:rPr>
          <w:rFonts w:hint="eastAsia"/>
        </w:rPr>
        <w:lastRenderedPageBreak/>
        <w:t>系统开发</w:t>
      </w:r>
    </w:p>
    <w:p w:rsidR="00C3032D" w:rsidRDefault="00C3032D" w:rsidP="00C3032D">
      <w:r>
        <w:rPr>
          <w:noProof/>
        </w:rPr>
        <w:drawing>
          <wp:inline distT="0" distB="0" distL="0" distR="0" wp14:anchorId="3B06449B" wp14:editId="7A82BF27">
            <wp:extent cx="5278120" cy="333914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8120" cy="3339144"/>
                    </a:xfrm>
                    <a:prstGeom prst="rect">
                      <a:avLst/>
                    </a:prstGeom>
                  </pic:spPr>
                </pic:pic>
              </a:graphicData>
            </a:graphic>
          </wp:inline>
        </w:drawing>
      </w:r>
    </w:p>
    <w:p w:rsidR="00C3032D" w:rsidRDefault="00C3032D" w:rsidP="00C3032D">
      <w:pPr>
        <w:numPr>
          <w:ilvl w:val="0"/>
          <w:numId w:val="37"/>
        </w:numPr>
        <w:spacing w:line="276" w:lineRule="auto"/>
      </w:pPr>
      <w:r>
        <w:rPr>
          <w:rFonts w:hint="eastAsia"/>
        </w:rPr>
        <w:t>当解除合同原因选择“故意不履行如实告知义务”、“重大过失未履行如实告知义务”，保全流程不涉及修改。</w:t>
      </w:r>
    </w:p>
    <w:p w:rsidR="00C3032D" w:rsidRDefault="00C3032D" w:rsidP="00C3032D">
      <w:pPr>
        <w:numPr>
          <w:ilvl w:val="0"/>
          <w:numId w:val="37"/>
        </w:numPr>
        <w:spacing w:line="276" w:lineRule="auto"/>
      </w:pPr>
      <w:r>
        <w:rPr>
          <w:rFonts w:hint="eastAsia"/>
        </w:rPr>
        <w:t>当解除合同原因选择“真实年龄不符合约定的投保年龄限制”、“变更后的职业或工种或医疗状态不在承保范围之内”，针对已经发生保险金给付的，退保金额为0，</w:t>
      </w:r>
      <w:ins w:id="337" w:author="Alana Chen" w:date="2016-11-15T16:40:00Z">
        <w:r>
          <w:rPr>
            <w:rFonts w:hint="eastAsia"/>
          </w:rPr>
          <w:t>针对未发生保险金给付的退还保单现价，</w:t>
        </w:r>
      </w:ins>
      <w:r>
        <w:rPr>
          <w:rFonts w:hint="eastAsia"/>
        </w:rPr>
        <w:t>此点同人生无忧险种。</w:t>
      </w:r>
    </w:p>
    <w:p w:rsidR="00C3032D" w:rsidRDefault="00C3032D" w:rsidP="00C3032D">
      <w:pPr>
        <w:pStyle w:val="Heading4"/>
        <w:rPr>
          <w:lang w:eastAsia="zh-CN"/>
        </w:rPr>
      </w:pPr>
      <w:r>
        <w:rPr>
          <w:rFonts w:hint="eastAsia"/>
          <w:lang w:eastAsia="zh-CN"/>
        </w:rPr>
        <w:t>续保选择权变更</w:t>
      </w:r>
    </w:p>
    <w:p w:rsidR="00C3032D" w:rsidRDefault="00C3032D" w:rsidP="00C3032D">
      <w:pPr>
        <w:pStyle w:val="Heading5"/>
      </w:pPr>
      <w:r>
        <w:rPr>
          <w:rFonts w:hint="eastAsia"/>
        </w:rPr>
        <w:t>系统开发</w:t>
      </w:r>
    </w:p>
    <w:p w:rsidR="00C3032D" w:rsidRDefault="00C3032D" w:rsidP="00C3032D">
      <w:r>
        <w:rPr>
          <w:noProof/>
        </w:rPr>
        <w:drawing>
          <wp:inline distT="0" distB="0" distL="0" distR="0" wp14:anchorId="04EC3B00" wp14:editId="75A01DFA">
            <wp:extent cx="5278120" cy="193470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8120" cy="1934700"/>
                    </a:xfrm>
                    <a:prstGeom prst="rect">
                      <a:avLst/>
                    </a:prstGeom>
                  </pic:spPr>
                </pic:pic>
              </a:graphicData>
            </a:graphic>
          </wp:inline>
        </w:drawing>
      </w:r>
    </w:p>
    <w:p w:rsidR="00C3032D" w:rsidRDefault="00C3032D" w:rsidP="00C3032D">
      <w:r>
        <w:rPr>
          <w:noProof/>
        </w:rPr>
        <w:lastRenderedPageBreak/>
        <w:drawing>
          <wp:inline distT="0" distB="0" distL="0" distR="0" wp14:anchorId="1AAAFBC1" wp14:editId="2C88DF60">
            <wp:extent cx="5278120" cy="1940809"/>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8120" cy="1940809"/>
                    </a:xfrm>
                    <a:prstGeom prst="rect">
                      <a:avLst/>
                    </a:prstGeom>
                  </pic:spPr>
                </pic:pic>
              </a:graphicData>
            </a:graphic>
          </wp:inline>
        </w:drawing>
      </w:r>
    </w:p>
    <w:p w:rsidR="00C3032D" w:rsidRDefault="00C3032D" w:rsidP="00C3032D">
      <w:pPr>
        <w:numPr>
          <w:ilvl w:val="0"/>
          <w:numId w:val="38"/>
        </w:numPr>
        <w:spacing w:line="276" w:lineRule="auto"/>
      </w:pPr>
      <w:r>
        <w:rPr>
          <w:rFonts w:hint="eastAsia"/>
        </w:rPr>
        <w:t>若未操作此保全之前关爱康健医疗保险保单的“是否自动续保”为“是”则：</w:t>
      </w:r>
    </w:p>
    <w:p w:rsidR="00C3032D" w:rsidRDefault="00C3032D" w:rsidP="00C3032D">
      <w:pPr>
        <w:numPr>
          <w:ilvl w:val="0"/>
          <w:numId w:val="39"/>
        </w:numPr>
        <w:spacing w:line="300" w:lineRule="auto"/>
        <w:contextualSpacing/>
      </w:pPr>
      <w:r>
        <w:rPr>
          <w:rFonts w:hint="eastAsia"/>
        </w:rPr>
        <w:t>“保单险种续保选择权信息”栏下“是否可续保”显示为“Y”，“续保选择权”显示为“允许续保”；</w:t>
      </w:r>
    </w:p>
    <w:p w:rsidR="00C3032D" w:rsidRDefault="00C3032D" w:rsidP="00C3032D">
      <w:pPr>
        <w:numPr>
          <w:ilvl w:val="0"/>
          <w:numId w:val="39"/>
        </w:numPr>
        <w:spacing w:line="300" w:lineRule="auto"/>
        <w:contextualSpacing/>
      </w:pPr>
      <w:r>
        <w:rPr>
          <w:rFonts w:hint="eastAsia"/>
        </w:rPr>
        <w:t>点击【变更】按钮后，险种信息从“保单险种续保选择权信息”栏下消失，显示在“变更后险种续保选择权信息”栏下，“是否可续保”显示为“Y”，“续保选择权”显示为“不续保”。</w:t>
      </w:r>
    </w:p>
    <w:p w:rsidR="00C3032D" w:rsidRDefault="00C3032D" w:rsidP="00C3032D">
      <w:pPr>
        <w:numPr>
          <w:ilvl w:val="0"/>
          <w:numId w:val="38"/>
        </w:numPr>
        <w:spacing w:line="276" w:lineRule="auto"/>
      </w:pPr>
      <w:r>
        <w:rPr>
          <w:rFonts w:hint="eastAsia"/>
        </w:rPr>
        <w:t>若未操作此保全之前关爱康健医疗保险保单的“是否自动续保”为“否”则：</w:t>
      </w:r>
    </w:p>
    <w:p w:rsidR="00C3032D" w:rsidRDefault="00C3032D" w:rsidP="00C3032D">
      <w:pPr>
        <w:numPr>
          <w:ilvl w:val="0"/>
          <w:numId w:val="40"/>
        </w:numPr>
        <w:spacing w:line="300" w:lineRule="auto"/>
        <w:contextualSpacing/>
      </w:pPr>
      <w:r>
        <w:rPr>
          <w:rFonts w:hint="eastAsia"/>
        </w:rPr>
        <w:t>“保单险种续保选择权信息”栏下“是否可续保”显示为“Y”，“续保选择权”显示为“不续保”；</w:t>
      </w:r>
    </w:p>
    <w:p w:rsidR="00C3032D" w:rsidRDefault="00C3032D" w:rsidP="00C3032D">
      <w:pPr>
        <w:numPr>
          <w:ilvl w:val="0"/>
          <w:numId w:val="40"/>
        </w:numPr>
        <w:spacing w:line="300" w:lineRule="auto"/>
        <w:contextualSpacing/>
      </w:pPr>
      <w:r>
        <w:rPr>
          <w:rFonts w:hint="eastAsia"/>
        </w:rPr>
        <w:t>点击【变更】按钮后，险种信息从“保单险种续保选择权信息”栏下消失，显示在“变更后险种续保选择权信息”栏下，“是否可续保”显示为“Y”，“续保选择权”显示为“允许续保”；</w:t>
      </w:r>
    </w:p>
    <w:p w:rsidR="00C3032D" w:rsidRDefault="00C3032D" w:rsidP="00C3032D">
      <w:pPr>
        <w:numPr>
          <w:ilvl w:val="0"/>
          <w:numId w:val="38"/>
        </w:numPr>
        <w:spacing w:line="276" w:lineRule="auto"/>
      </w:pPr>
      <w:r>
        <w:rPr>
          <w:rFonts w:hint="eastAsia"/>
        </w:rPr>
        <w:t>“保障期限”、“终止日期”</w:t>
      </w:r>
      <w:del w:id="338" w:author="Alana Chen" w:date="2016-11-16T16:07:00Z">
        <w:r w:rsidDel="0018307F">
          <w:rPr>
            <w:rFonts w:hint="eastAsia"/>
          </w:rPr>
          <w:delText>字段的处理同人生无忧险种</w:delText>
        </w:r>
      </w:del>
      <w:ins w:id="339" w:author="Alana Chen" w:date="2016-11-16T16:07:00Z">
        <w:r>
          <w:rPr>
            <w:rFonts w:hint="eastAsia"/>
          </w:rPr>
          <w:t>字段的处理同税优险种</w:t>
        </w:r>
      </w:ins>
      <w:r>
        <w:rPr>
          <w:rFonts w:hint="eastAsia"/>
        </w:rPr>
        <w:t>。</w:t>
      </w:r>
    </w:p>
    <w:p w:rsidR="00C3032D" w:rsidRDefault="00C3032D" w:rsidP="00C3032D">
      <w:pPr>
        <w:numPr>
          <w:ilvl w:val="0"/>
          <w:numId w:val="38"/>
        </w:numPr>
        <w:spacing w:line="276" w:lineRule="auto"/>
      </w:pPr>
      <w:r>
        <w:rPr>
          <w:rFonts w:hint="eastAsia"/>
        </w:rPr>
        <w:t>保全生效后需要更新保单的“是否自动续保”字段。</w:t>
      </w:r>
    </w:p>
    <w:p w:rsidR="00C3032D" w:rsidRDefault="00C3032D" w:rsidP="00C3032D">
      <w:pPr>
        <w:numPr>
          <w:ilvl w:val="0"/>
          <w:numId w:val="38"/>
        </w:numPr>
        <w:spacing w:line="276" w:lineRule="auto"/>
      </w:pPr>
      <w:r>
        <w:rPr>
          <w:rFonts w:hint="eastAsia"/>
        </w:rPr>
        <w:t>特别说明：根据需求</w:t>
      </w:r>
      <w:r w:rsidRPr="009F1A6A">
        <w:rPr>
          <w:rFonts w:hint="eastAsia"/>
        </w:rPr>
        <w:t>《</w:t>
      </w:r>
      <w:r w:rsidRPr="009F1A6A">
        <w:t>PICC-7201-</w:t>
      </w:r>
      <w:r w:rsidRPr="009F1A6A">
        <w:rPr>
          <w:rFonts w:hint="eastAsia"/>
        </w:rPr>
        <w:t>续保选择权变更需求文档》</w:t>
      </w:r>
      <w:r>
        <w:rPr>
          <w:rFonts w:hint="eastAsia"/>
        </w:rPr>
        <w:t>，当续保选择权由“允许续保”变更为“不续保”时，无需提交人工核保；当续保选择权由“不续保”变更为“允许续保”时，需提交人工核保。</w:t>
      </w:r>
    </w:p>
    <w:p w:rsidR="00C3032D" w:rsidRDefault="00C3032D">
      <w:pPr>
        <w:pStyle w:val="Heading5"/>
        <w:rPr>
          <w:ins w:id="340" w:author="Alana Chen" w:date="2016-11-15T16:56:00Z"/>
        </w:rPr>
        <w:pPrChange w:id="341" w:author="Alana Chen" w:date="2016-11-15T16:43:00Z">
          <w:pPr>
            <w:spacing w:line="276" w:lineRule="auto"/>
          </w:pPr>
        </w:pPrChange>
      </w:pPr>
      <w:ins w:id="342" w:author="Alana Chen" w:date="2016-11-15T16:43:00Z">
        <w:r>
          <w:rPr>
            <w:rFonts w:hint="eastAsia"/>
          </w:rPr>
          <w:lastRenderedPageBreak/>
          <w:t>核保</w:t>
        </w:r>
      </w:ins>
    </w:p>
    <w:p w:rsidR="00C3032D" w:rsidRPr="008A779A" w:rsidRDefault="00C3032D">
      <w:pPr>
        <w:rPr>
          <w:ins w:id="343" w:author="Alana Chen" w:date="2016-11-15T16:43:00Z"/>
        </w:rPr>
        <w:pPrChange w:id="344" w:author="Alana Chen" w:date="2016-11-15T16:56:00Z">
          <w:pPr>
            <w:spacing w:line="276" w:lineRule="auto"/>
          </w:pPr>
        </w:pPrChange>
      </w:pPr>
      <w:ins w:id="345" w:author="Alana Chen" w:date="2016-11-15T16:56:00Z">
        <w:r>
          <w:rPr>
            <w:noProof/>
          </w:rPr>
          <w:drawing>
            <wp:inline distT="0" distB="0" distL="0" distR="0" wp14:anchorId="19EE2B90" wp14:editId="6109E3F0">
              <wp:extent cx="5278120" cy="284004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8120" cy="2840044"/>
                      </a:xfrm>
                      <a:prstGeom prst="rect">
                        <a:avLst/>
                      </a:prstGeom>
                    </pic:spPr>
                  </pic:pic>
                </a:graphicData>
              </a:graphic>
            </wp:inline>
          </w:drawing>
        </w:r>
      </w:ins>
    </w:p>
    <w:p w:rsidR="00C3032D" w:rsidRDefault="00C3032D">
      <w:pPr>
        <w:numPr>
          <w:ilvl w:val="0"/>
          <w:numId w:val="41"/>
        </w:numPr>
        <w:spacing w:line="276" w:lineRule="auto"/>
        <w:rPr>
          <w:ins w:id="346" w:author="Alana Chen" w:date="2016-11-15T16:45:00Z"/>
        </w:rPr>
        <w:pPrChange w:id="347" w:author="Alana Chen" w:date="2016-11-15T16:45:00Z">
          <w:pPr>
            <w:spacing w:line="276" w:lineRule="auto"/>
          </w:pPr>
        </w:pPrChange>
      </w:pPr>
      <w:ins w:id="348" w:author="Alana Chen" w:date="2016-11-15T16:44:00Z">
        <w:r>
          <w:rPr>
            <w:rFonts w:hint="eastAsia"/>
          </w:rPr>
          <w:t>若该险种的核保决定为“标体通过”</w:t>
        </w:r>
      </w:ins>
      <w:ins w:id="349" w:author="Alana Chen" w:date="2016-11-15T17:41:00Z">
        <w:r>
          <w:rPr>
            <w:rFonts w:hint="eastAsia"/>
          </w:rPr>
          <w:t>、</w:t>
        </w:r>
      </w:ins>
      <w:ins w:id="350" w:author="Alana Chen" w:date="2016-11-15T16:44:00Z">
        <w:r>
          <w:rPr>
            <w:rFonts w:hint="eastAsia"/>
          </w:rPr>
          <w:t>“条件核保通过”</w:t>
        </w:r>
      </w:ins>
      <w:ins w:id="351" w:author="Alana Chen" w:date="2016-11-15T17:42:00Z">
        <w:r>
          <w:rPr>
            <w:rFonts w:hint="eastAsia"/>
          </w:rPr>
          <w:t>或“延期”</w:t>
        </w:r>
      </w:ins>
      <w:ins w:id="352" w:author="Alana Chen" w:date="2016-11-15T16:44:00Z">
        <w:r>
          <w:rPr>
            <w:rFonts w:hint="eastAsia"/>
          </w:rPr>
          <w:t>，在点击【核保审核通知书】或【保单核保完成】按钮时，需校验是否存在</w:t>
        </w:r>
        <w:r w:rsidRPr="00A4426E">
          <w:rPr>
            <w:rFonts w:hint="eastAsia"/>
            <w:rPrChange w:id="353" w:author="Alana Chen" w:date="2016-11-15T16:45:00Z">
              <w:rPr>
                <w:rFonts w:hint="eastAsia"/>
                <w:b/>
              </w:rPr>
            </w:rPrChange>
          </w:rPr>
          <w:t>有效</w:t>
        </w:r>
        <w:r>
          <w:rPr>
            <w:rFonts w:hint="eastAsia"/>
          </w:rPr>
          <w:t>的与“</w:t>
        </w:r>
        <w:r w:rsidRPr="006156C4">
          <w:rPr>
            <w:rFonts w:hint="eastAsia"/>
          </w:rPr>
          <w:t>人保寿险关爱康健医疗保险</w:t>
        </w:r>
        <w:r>
          <w:rPr>
            <w:rFonts w:hint="eastAsia"/>
          </w:rPr>
          <w:t>”一起关联投保的长期险保单，若不存在则系统抛错：“关爱康健医疗保险保单允许续保时必须存在有效的关联投保的长期险保单”，不允许继续操作。</w:t>
        </w:r>
      </w:ins>
    </w:p>
    <w:p w:rsidR="00C3032D" w:rsidRDefault="00C3032D">
      <w:pPr>
        <w:numPr>
          <w:ilvl w:val="0"/>
          <w:numId w:val="41"/>
        </w:numPr>
        <w:spacing w:line="276" w:lineRule="auto"/>
        <w:rPr>
          <w:ins w:id="354" w:author="Alana Chen" w:date="2016-11-15T17:44:00Z"/>
        </w:rPr>
        <w:pPrChange w:id="355" w:author="Alana Chen" w:date="2016-11-15T16:45:00Z">
          <w:pPr>
            <w:spacing w:line="276" w:lineRule="auto"/>
          </w:pPr>
        </w:pPrChange>
      </w:pPr>
      <w:ins w:id="356" w:author="Alana Chen" w:date="2016-11-15T16:45:00Z">
        <w:r>
          <w:rPr>
            <w:rFonts w:hint="eastAsia"/>
          </w:rPr>
          <w:t>若该险种的核保决定为“拒保”</w:t>
        </w:r>
      </w:ins>
      <w:ins w:id="357" w:author="Alana Chen" w:date="2016-11-15T17:07:00Z">
        <w:r>
          <w:rPr>
            <w:rFonts w:hint="eastAsia"/>
          </w:rPr>
          <w:t>或“保全申请拒绝”</w:t>
        </w:r>
      </w:ins>
      <w:ins w:id="358" w:author="Alana Chen" w:date="2016-11-15T16:45:00Z">
        <w:r>
          <w:rPr>
            <w:rFonts w:hint="eastAsia"/>
          </w:rPr>
          <w:t>，则无需提示如上校验，险种可以正常核保通过。</w:t>
        </w:r>
      </w:ins>
    </w:p>
    <w:p w:rsidR="00C3032D" w:rsidRDefault="00C3032D">
      <w:pPr>
        <w:numPr>
          <w:ilvl w:val="0"/>
          <w:numId w:val="41"/>
        </w:numPr>
        <w:spacing w:line="276" w:lineRule="auto"/>
        <w:rPr>
          <w:ins w:id="359" w:author="Alana Chen" w:date="2016-11-16T16:07:00Z"/>
        </w:rPr>
        <w:pPrChange w:id="360" w:author="Alana Chen" w:date="2016-11-15T16:45:00Z">
          <w:pPr>
            <w:spacing w:line="276" w:lineRule="auto"/>
          </w:pPr>
        </w:pPrChange>
      </w:pPr>
      <w:ins w:id="361" w:author="Alana Chen" w:date="2016-11-15T17:44:00Z">
        <w:r>
          <w:rPr>
            <w:rFonts w:hint="eastAsia"/>
          </w:rPr>
          <w:t>后续流程不涉及修改。</w:t>
        </w:r>
      </w:ins>
    </w:p>
    <w:p w:rsidR="00C3032D" w:rsidRPr="00A4426E" w:rsidRDefault="00C3032D">
      <w:pPr>
        <w:numPr>
          <w:ilvl w:val="0"/>
          <w:numId w:val="41"/>
        </w:numPr>
        <w:spacing w:line="276" w:lineRule="auto"/>
        <w:pPrChange w:id="362" w:author="Alana Chen" w:date="2016-11-15T16:45:00Z">
          <w:pPr>
            <w:spacing w:line="276" w:lineRule="auto"/>
          </w:pPr>
        </w:pPrChange>
      </w:pPr>
      <w:ins w:id="363" w:author="Alana Chen" w:date="2016-11-16T16:07:00Z">
        <w:r>
          <w:rPr>
            <w:rFonts w:hint="eastAsia"/>
          </w:rPr>
          <w:t>特别说明：人生无忧险种保单</w:t>
        </w:r>
      </w:ins>
      <w:ins w:id="364" w:author="Alana Chen" w:date="2016-11-16T16:09:00Z">
        <w:r>
          <w:rPr>
            <w:rFonts w:hint="eastAsia"/>
          </w:rPr>
          <w:t>在操作“续保选择权变更”保全将续保选择权由“不续保”变更为“允许续保”时，进入如上保全二核页面，核保决定选择“延期”时，保全可以</w:t>
        </w:r>
      </w:ins>
      <w:ins w:id="365" w:author="Alana Chen" w:date="2016-11-16T16:10:00Z">
        <w:r>
          <w:rPr>
            <w:rFonts w:hint="eastAsia"/>
          </w:rPr>
          <w:t>正常操作至保全生效。</w:t>
        </w:r>
      </w:ins>
    </w:p>
    <w:p w:rsidR="00C3032D" w:rsidRPr="00E77862" w:rsidRDefault="006B3254" w:rsidP="00C3032D">
      <w:pPr>
        <w:pStyle w:val="Heading3"/>
        <w:tabs>
          <w:tab w:val="clear" w:pos="720"/>
          <w:tab w:val="num" w:pos="900"/>
        </w:tabs>
        <w:ind w:left="900"/>
        <w:rPr>
          <w:lang w:eastAsia="zh-CN"/>
        </w:rPr>
      </w:pPr>
      <w:bookmarkStart w:id="366" w:name="_Toc470788047"/>
      <w:ins w:id="367" w:author="Alana Chen" w:date="2016-12-29T14:48:00Z">
        <w:r>
          <w:rPr>
            <w:rFonts w:hint="eastAsia"/>
            <w:lang w:eastAsia="zh-CN"/>
          </w:rPr>
          <w:t>需支持操作的</w:t>
        </w:r>
      </w:ins>
      <w:r w:rsidR="00C3032D">
        <w:rPr>
          <w:rFonts w:hint="eastAsia"/>
          <w:lang w:eastAsia="zh-CN"/>
        </w:rPr>
        <w:t>其他保全项</w:t>
      </w:r>
      <w:del w:id="368" w:author="Alana Chen" w:date="2016-12-29T14:48:00Z">
        <w:r w:rsidR="00C3032D" w:rsidDel="006B3254">
          <w:rPr>
            <w:rFonts w:hint="eastAsia"/>
            <w:lang w:eastAsia="zh-CN"/>
          </w:rPr>
          <w:delText>处理</w:delText>
        </w:r>
      </w:del>
      <w:bookmarkEnd w:id="366"/>
    </w:p>
    <w:p w:rsidR="00DB3272" w:rsidRDefault="00DB3272" w:rsidP="00C3032D">
      <w:pPr>
        <w:pStyle w:val="ListParagraph"/>
        <w:numPr>
          <w:ilvl w:val="0"/>
          <w:numId w:val="16"/>
        </w:numPr>
        <w:rPr>
          <w:ins w:id="369" w:author="Alana Chen" w:date="2016-12-29T15:17:00Z"/>
        </w:rPr>
      </w:pPr>
      <w:ins w:id="370" w:author="Alana Chen" w:date="2016-12-29T15:17:00Z">
        <w:r>
          <w:rPr>
            <w:rFonts w:hint="eastAsia"/>
          </w:rPr>
          <w:t>退保</w:t>
        </w:r>
        <w:r>
          <w:rPr>
            <w:rFonts w:hint="eastAsia"/>
          </w:rPr>
          <w:t>*</w:t>
        </w:r>
      </w:ins>
    </w:p>
    <w:p w:rsidR="00DB3272" w:rsidRDefault="00DB3272" w:rsidP="00C3032D">
      <w:pPr>
        <w:pStyle w:val="ListParagraph"/>
        <w:numPr>
          <w:ilvl w:val="0"/>
          <w:numId w:val="16"/>
        </w:numPr>
        <w:rPr>
          <w:ins w:id="371" w:author="Alana Chen" w:date="2016-12-29T15:17:00Z"/>
        </w:rPr>
      </w:pPr>
      <w:ins w:id="372" w:author="Alana Chen" w:date="2016-12-29T15:17:00Z">
        <w:r>
          <w:rPr>
            <w:rFonts w:hint="eastAsia"/>
          </w:rPr>
          <w:t>退保</w:t>
        </w:r>
      </w:ins>
    </w:p>
    <w:p w:rsidR="00C3032D" w:rsidRDefault="00C3032D" w:rsidP="00C3032D">
      <w:pPr>
        <w:pStyle w:val="ListParagraph"/>
        <w:numPr>
          <w:ilvl w:val="0"/>
          <w:numId w:val="16"/>
        </w:numPr>
      </w:pPr>
      <w:r>
        <w:rPr>
          <w:rFonts w:hint="eastAsia"/>
        </w:rPr>
        <w:t>保单补发</w:t>
      </w:r>
    </w:p>
    <w:p w:rsidR="00C3032D" w:rsidRDefault="00C3032D" w:rsidP="00C3032D">
      <w:pPr>
        <w:pStyle w:val="ListParagraph"/>
        <w:numPr>
          <w:ilvl w:val="0"/>
          <w:numId w:val="16"/>
        </w:numPr>
      </w:pPr>
      <w:r>
        <w:rPr>
          <w:rFonts w:hint="eastAsia"/>
        </w:rPr>
        <w:t>客户基本资料变更</w:t>
      </w:r>
    </w:p>
    <w:p w:rsidR="00C3032D" w:rsidRDefault="00C3032D" w:rsidP="00C3032D">
      <w:pPr>
        <w:pStyle w:val="ListParagraph"/>
        <w:numPr>
          <w:ilvl w:val="0"/>
          <w:numId w:val="16"/>
        </w:numPr>
      </w:pPr>
      <w:r>
        <w:rPr>
          <w:rFonts w:hint="eastAsia"/>
        </w:rPr>
        <w:t>受益人变更</w:t>
      </w:r>
    </w:p>
    <w:p w:rsidR="00C3032D" w:rsidRDefault="00C3032D" w:rsidP="00C3032D">
      <w:pPr>
        <w:pStyle w:val="ListParagraph"/>
        <w:numPr>
          <w:ilvl w:val="0"/>
          <w:numId w:val="16"/>
        </w:numPr>
      </w:pPr>
      <w:r>
        <w:rPr>
          <w:rFonts w:hint="eastAsia"/>
        </w:rPr>
        <w:t>个单补充告知</w:t>
      </w:r>
    </w:p>
    <w:p w:rsidR="00C3032D" w:rsidRDefault="00C3032D" w:rsidP="00C3032D">
      <w:pPr>
        <w:pStyle w:val="ListParagraph"/>
        <w:numPr>
          <w:ilvl w:val="0"/>
          <w:numId w:val="16"/>
        </w:numPr>
      </w:pPr>
      <w:r>
        <w:rPr>
          <w:rFonts w:hint="eastAsia"/>
        </w:rPr>
        <w:t>保单挂失及挂失解除</w:t>
      </w:r>
    </w:p>
    <w:p w:rsidR="00C3032D" w:rsidRDefault="00C3032D" w:rsidP="00C3032D">
      <w:pPr>
        <w:pStyle w:val="ListParagraph"/>
        <w:numPr>
          <w:ilvl w:val="0"/>
          <w:numId w:val="16"/>
        </w:numPr>
      </w:pPr>
      <w:r>
        <w:rPr>
          <w:rFonts w:hint="eastAsia"/>
        </w:rPr>
        <w:t>保单交费方式变更</w:t>
      </w:r>
    </w:p>
    <w:p w:rsidR="00C3032D" w:rsidRDefault="00C3032D" w:rsidP="00C3032D">
      <w:pPr>
        <w:pStyle w:val="ListParagraph"/>
        <w:numPr>
          <w:ilvl w:val="0"/>
          <w:numId w:val="16"/>
        </w:numPr>
      </w:pPr>
      <w:r>
        <w:rPr>
          <w:rFonts w:hint="eastAsia"/>
        </w:rPr>
        <w:t>保单迁移</w:t>
      </w:r>
    </w:p>
    <w:p w:rsidR="00C3032D" w:rsidRDefault="00C3032D" w:rsidP="00C3032D">
      <w:pPr>
        <w:pStyle w:val="ListParagraph"/>
        <w:numPr>
          <w:ilvl w:val="0"/>
          <w:numId w:val="16"/>
        </w:numPr>
      </w:pPr>
      <w:r>
        <w:rPr>
          <w:rFonts w:hint="eastAsia"/>
        </w:rPr>
        <w:t>个单投保人变更</w:t>
      </w:r>
    </w:p>
    <w:p w:rsidR="00C3032D" w:rsidRDefault="00C3032D" w:rsidP="00C3032D">
      <w:pPr>
        <w:pStyle w:val="ListParagraph"/>
        <w:numPr>
          <w:ilvl w:val="0"/>
          <w:numId w:val="16"/>
        </w:numPr>
      </w:pPr>
      <w:r>
        <w:rPr>
          <w:rFonts w:hint="eastAsia"/>
        </w:rPr>
        <w:t>短信服务变更</w:t>
      </w:r>
    </w:p>
    <w:p w:rsidR="00C3032D" w:rsidRDefault="00C3032D" w:rsidP="00C3032D">
      <w:pPr>
        <w:pStyle w:val="ListParagraph"/>
        <w:numPr>
          <w:ilvl w:val="0"/>
          <w:numId w:val="16"/>
        </w:numPr>
      </w:pPr>
      <w:r>
        <w:rPr>
          <w:rFonts w:hint="eastAsia"/>
        </w:rPr>
        <w:t>变更签名</w:t>
      </w:r>
    </w:p>
    <w:p w:rsidR="00C3032D" w:rsidRDefault="00C3032D" w:rsidP="00C3032D">
      <w:pPr>
        <w:pStyle w:val="ListParagraph"/>
        <w:numPr>
          <w:ilvl w:val="0"/>
          <w:numId w:val="16"/>
        </w:numPr>
      </w:pPr>
      <w:r>
        <w:rPr>
          <w:rFonts w:hint="eastAsia"/>
        </w:rPr>
        <w:t>保单余额账户退费</w:t>
      </w:r>
    </w:p>
    <w:p w:rsidR="00C3032D" w:rsidRDefault="00C3032D" w:rsidP="00C3032D">
      <w:pPr>
        <w:pStyle w:val="Heading3"/>
        <w:tabs>
          <w:tab w:val="clear" w:pos="720"/>
          <w:tab w:val="num" w:pos="900"/>
        </w:tabs>
        <w:ind w:left="900"/>
        <w:rPr>
          <w:lang w:eastAsia="zh-CN"/>
        </w:rPr>
      </w:pPr>
      <w:bookmarkStart w:id="373" w:name="_Toc459975150"/>
      <w:bookmarkStart w:id="374" w:name="_Toc470788048"/>
      <w:r w:rsidRPr="005E1E08">
        <w:rPr>
          <w:rFonts w:hint="eastAsia"/>
          <w:lang w:eastAsia="zh-CN"/>
        </w:rPr>
        <w:lastRenderedPageBreak/>
        <w:t>禁止的保全项</w:t>
      </w:r>
      <w:bookmarkEnd w:id="373"/>
      <w:bookmarkEnd w:id="374"/>
    </w:p>
    <w:p w:rsidR="00C3032D" w:rsidRDefault="006B3254" w:rsidP="00C3032D">
      <w:pPr>
        <w:rPr>
          <w:ins w:id="375" w:author="Alana Chen" w:date="2016-12-29T14:52:00Z"/>
        </w:rPr>
      </w:pPr>
      <w:ins w:id="376" w:author="Alana Chen" w:date="2016-12-29T14:51:00Z">
        <w:r>
          <w:rPr>
            <w:rFonts w:hint="eastAsia"/>
          </w:rPr>
          <w:t>除禁止一切团险保全项外，以下保全项也需要禁止：</w:t>
        </w:r>
      </w:ins>
      <w:ins w:id="377" w:author="Alana Chen" w:date="2016-12-29T14:53:00Z">
        <w:r>
          <w:rPr>
            <w:rFonts w:hint="eastAsia"/>
          </w:rPr>
          <w:t>（规则引擎系统处理）</w:t>
        </w:r>
      </w:ins>
      <w:del w:id="378" w:author="Alana Chen" w:date="2016-12-29T14:51:00Z">
        <w:r w:rsidR="00C3032D" w:rsidDel="006B3254">
          <w:rPr>
            <w:rFonts w:hint="eastAsia"/>
            <w:lang w:val="x-none"/>
          </w:rPr>
          <w:delText>除所有团险保全项外，投保</w:delText>
        </w:r>
        <w:r w:rsidR="00C3032D" w:rsidDel="006B3254">
          <w:rPr>
            <w:rFonts w:hint="eastAsia"/>
          </w:rPr>
          <w:delText>“人保寿险关爱康健医疗保险”产</w:delText>
        </w:r>
        <w:r w:rsidR="00C3032D" w:rsidDel="006B3254">
          <w:rPr>
            <w:rFonts w:hint="eastAsia"/>
            <w:lang w:val="x-none"/>
          </w:rPr>
          <w:delText>品的保单还需</w:delText>
        </w:r>
        <w:r w:rsidR="00C3032D" w:rsidDel="006B3254">
          <w:rPr>
            <w:rFonts w:hint="eastAsia"/>
          </w:rPr>
          <w:delText>禁止章节5.3.2和5.3.3未提及的保全项。（规则引擎系统处理）</w:delText>
        </w:r>
      </w:del>
    </w:p>
    <w:p w:rsidR="003C7854" w:rsidRDefault="003C7854">
      <w:pPr>
        <w:pStyle w:val="ListParagraph"/>
        <w:numPr>
          <w:ilvl w:val="0"/>
          <w:numId w:val="61"/>
        </w:numPr>
        <w:rPr>
          <w:ins w:id="379" w:author="Alana Chen" w:date="2016-12-29T15:16:00Z"/>
        </w:rPr>
        <w:pPrChange w:id="380" w:author="Alana Chen" w:date="2016-12-29T14:52:00Z">
          <w:pPr/>
        </w:pPrChange>
      </w:pPr>
      <w:ins w:id="381" w:author="Alana Chen" w:date="2016-12-29T15:15:00Z">
        <w:r>
          <w:rPr>
            <w:rFonts w:hint="eastAsia"/>
          </w:rPr>
          <w:t>犹豫期撤保</w:t>
        </w:r>
      </w:ins>
    </w:p>
    <w:p w:rsidR="003C7854" w:rsidRDefault="003C7854">
      <w:pPr>
        <w:pStyle w:val="ListParagraph"/>
        <w:numPr>
          <w:ilvl w:val="0"/>
          <w:numId w:val="61"/>
        </w:numPr>
        <w:rPr>
          <w:ins w:id="382" w:author="Alana Chen" w:date="2016-12-29T15:15:00Z"/>
        </w:rPr>
        <w:pPrChange w:id="383" w:author="Alana Chen" w:date="2016-12-29T14:52:00Z">
          <w:pPr/>
        </w:pPrChange>
      </w:pPr>
      <w:ins w:id="384" w:author="Alana Chen" w:date="2016-12-29T15:16:00Z">
        <w:r>
          <w:rPr>
            <w:rFonts w:hint="eastAsia"/>
          </w:rPr>
          <w:t>犹豫期减保</w:t>
        </w:r>
      </w:ins>
    </w:p>
    <w:p w:rsidR="006B3254" w:rsidRDefault="006B3254">
      <w:pPr>
        <w:pStyle w:val="ListParagraph"/>
        <w:numPr>
          <w:ilvl w:val="0"/>
          <w:numId w:val="61"/>
        </w:numPr>
        <w:rPr>
          <w:ins w:id="385" w:author="Alana Chen" w:date="2016-12-29T14:52:00Z"/>
        </w:rPr>
        <w:pPrChange w:id="386" w:author="Alana Chen" w:date="2016-12-29T14:52:00Z">
          <w:pPr/>
        </w:pPrChange>
      </w:pPr>
      <w:ins w:id="387" w:author="Alana Chen" w:date="2016-12-29T14:52:00Z">
        <w:r>
          <w:rPr>
            <w:rFonts w:hint="eastAsia"/>
          </w:rPr>
          <w:t>保费逾期未付处理方式变更</w:t>
        </w:r>
      </w:ins>
    </w:p>
    <w:p w:rsidR="006B3254" w:rsidRDefault="006B3254">
      <w:pPr>
        <w:pStyle w:val="ListParagraph"/>
        <w:numPr>
          <w:ilvl w:val="0"/>
          <w:numId w:val="61"/>
        </w:numPr>
        <w:rPr>
          <w:ins w:id="388" w:author="Alana Chen" w:date="2016-12-29T14:57:00Z"/>
        </w:rPr>
        <w:pPrChange w:id="389" w:author="Alana Chen" w:date="2016-12-29T14:52:00Z">
          <w:pPr/>
        </w:pPrChange>
      </w:pPr>
      <w:ins w:id="390" w:author="Alana Chen" w:date="2016-12-29T14:53:00Z">
        <w:r>
          <w:rPr>
            <w:rFonts w:hint="eastAsia"/>
          </w:rPr>
          <w:t>个单减额缴清</w:t>
        </w:r>
      </w:ins>
    </w:p>
    <w:p w:rsidR="00EC50CF" w:rsidRDefault="00EC50CF">
      <w:pPr>
        <w:pStyle w:val="ListParagraph"/>
        <w:numPr>
          <w:ilvl w:val="0"/>
          <w:numId w:val="61"/>
        </w:numPr>
        <w:rPr>
          <w:ins w:id="391" w:author="Alana Chen" w:date="2016-12-29T14:58:00Z"/>
        </w:rPr>
        <w:pPrChange w:id="392" w:author="Alana Chen" w:date="2016-12-29T14:52:00Z">
          <w:pPr/>
        </w:pPrChange>
      </w:pPr>
      <w:ins w:id="393" w:author="Alana Chen" w:date="2016-12-29T14:57:00Z">
        <w:r>
          <w:rPr>
            <w:rFonts w:hint="eastAsia"/>
          </w:rPr>
          <w:t>保单延期</w:t>
        </w:r>
      </w:ins>
    </w:p>
    <w:p w:rsidR="00EC50CF" w:rsidRDefault="00EC50CF">
      <w:pPr>
        <w:pStyle w:val="ListParagraph"/>
        <w:numPr>
          <w:ilvl w:val="0"/>
          <w:numId w:val="61"/>
        </w:numPr>
        <w:rPr>
          <w:ins w:id="394" w:author="Alana Chen" w:date="2016-12-29T14:58:00Z"/>
        </w:rPr>
        <w:pPrChange w:id="395" w:author="Alana Chen" w:date="2016-12-29T14:52:00Z">
          <w:pPr/>
        </w:pPrChange>
      </w:pPr>
      <w:ins w:id="396" w:author="Alana Chen" w:date="2016-12-29T14:58:00Z">
        <w:r>
          <w:rPr>
            <w:rFonts w:hint="eastAsia"/>
          </w:rPr>
          <w:t>保单质押贷款冻结</w:t>
        </w:r>
      </w:ins>
    </w:p>
    <w:p w:rsidR="00EC50CF" w:rsidRDefault="00EC50CF">
      <w:pPr>
        <w:pStyle w:val="ListParagraph"/>
        <w:numPr>
          <w:ilvl w:val="0"/>
          <w:numId w:val="61"/>
        </w:numPr>
        <w:rPr>
          <w:ins w:id="397" w:author="Alana Chen" w:date="2016-12-29T14:58:00Z"/>
        </w:rPr>
        <w:pPrChange w:id="398" w:author="Alana Chen" w:date="2016-12-29T14:52:00Z">
          <w:pPr/>
        </w:pPrChange>
      </w:pPr>
      <w:ins w:id="399" w:author="Alana Chen" w:date="2016-12-29T14:58:00Z">
        <w:r>
          <w:rPr>
            <w:rFonts w:hint="eastAsia"/>
          </w:rPr>
          <w:t>保单质押贷款解除</w:t>
        </w:r>
      </w:ins>
    </w:p>
    <w:p w:rsidR="00EC50CF" w:rsidRDefault="00EC50CF">
      <w:pPr>
        <w:pStyle w:val="ListParagraph"/>
        <w:numPr>
          <w:ilvl w:val="0"/>
          <w:numId w:val="61"/>
        </w:numPr>
        <w:rPr>
          <w:ins w:id="400" w:author="Alana Chen" w:date="2016-12-29T14:58:00Z"/>
        </w:rPr>
        <w:pPrChange w:id="401" w:author="Alana Chen" w:date="2016-12-29T14:52:00Z">
          <w:pPr/>
        </w:pPrChange>
      </w:pPr>
      <w:ins w:id="402" w:author="Alana Chen" w:date="2016-12-29T14:58:00Z">
        <w:r>
          <w:rPr>
            <w:rFonts w:hint="eastAsia"/>
          </w:rPr>
          <w:t>保单中止</w:t>
        </w:r>
      </w:ins>
    </w:p>
    <w:p w:rsidR="00EC50CF" w:rsidRDefault="00EC50CF">
      <w:pPr>
        <w:pStyle w:val="ListParagraph"/>
        <w:numPr>
          <w:ilvl w:val="0"/>
          <w:numId w:val="61"/>
        </w:numPr>
        <w:rPr>
          <w:ins w:id="403" w:author="Alana Chen" w:date="2016-12-29T14:58:00Z"/>
        </w:rPr>
        <w:pPrChange w:id="404" w:author="Alana Chen" w:date="2016-12-29T14:52:00Z">
          <w:pPr/>
        </w:pPrChange>
      </w:pPr>
      <w:ins w:id="405" w:author="Alana Chen" w:date="2016-12-29T14:58:00Z">
        <w:r>
          <w:rPr>
            <w:rFonts w:hint="eastAsia"/>
          </w:rPr>
          <w:t>保单中止取消</w:t>
        </w:r>
      </w:ins>
    </w:p>
    <w:p w:rsidR="00EC50CF" w:rsidRDefault="00EC50CF">
      <w:pPr>
        <w:pStyle w:val="ListParagraph"/>
        <w:numPr>
          <w:ilvl w:val="0"/>
          <w:numId w:val="61"/>
        </w:numPr>
        <w:rPr>
          <w:ins w:id="406" w:author="Alana Chen" w:date="2016-12-29T14:59:00Z"/>
        </w:rPr>
        <w:pPrChange w:id="407" w:author="Alana Chen" w:date="2016-12-29T14:52:00Z">
          <w:pPr/>
        </w:pPrChange>
      </w:pPr>
      <w:ins w:id="408" w:author="Alana Chen" w:date="2016-12-29T14:59:00Z">
        <w:r>
          <w:rPr>
            <w:rFonts w:hint="eastAsia"/>
          </w:rPr>
          <w:t>不记名业务实名化</w:t>
        </w:r>
      </w:ins>
    </w:p>
    <w:p w:rsidR="00EC50CF" w:rsidRDefault="00EC50CF">
      <w:pPr>
        <w:pStyle w:val="ListParagraph"/>
        <w:numPr>
          <w:ilvl w:val="0"/>
          <w:numId w:val="61"/>
        </w:numPr>
        <w:rPr>
          <w:ins w:id="409" w:author="Alana Chen" w:date="2016-12-29T14:59:00Z"/>
        </w:rPr>
        <w:pPrChange w:id="410" w:author="Alana Chen" w:date="2016-12-29T14:52:00Z">
          <w:pPr/>
        </w:pPrChange>
      </w:pPr>
      <w:ins w:id="411" w:author="Alana Chen" w:date="2016-12-29T14:59:00Z">
        <w:r>
          <w:rPr>
            <w:rFonts w:hint="eastAsia"/>
          </w:rPr>
          <w:t>承保后生效前撤件</w:t>
        </w:r>
      </w:ins>
    </w:p>
    <w:p w:rsidR="00EC50CF" w:rsidRDefault="00EC50CF">
      <w:pPr>
        <w:pStyle w:val="ListParagraph"/>
        <w:numPr>
          <w:ilvl w:val="0"/>
          <w:numId w:val="61"/>
        </w:numPr>
        <w:rPr>
          <w:ins w:id="412" w:author="Alana Chen" w:date="2016-12-29T14:59:00Z"/>
        </w:rPr>
        <w:pPrChange w:id="413" w:author="Alana Chen" w:date="2016-12-29T14:52:00Z">
          <w:pPr/>
        </w:pPrChange>
      </w:pPr>
      <w:ins w:id="414" w:author="Alana Chen" w:date="2016-12-29T14:59:00Z">
        <w:r>
          <w:rPr>
            <w:rFonts w:hint="eastAsia"/>
          </w:rPr>
          <w:t>分组加减人</w:t>
        </w:r>
      </w:ins>
    </w:p>
    <w:p w:rsidR="00EC50CF" w:rsidRDefault="00EC50CF">
      <w:pPr>
        <w:pStyle w:val="ListParagraph"/>
        <w:numPr>
          <w:ilvl w:val="0"/>
          <w:numId w:val="61"/>
        </w:numPr>
        <w:rPr>
          <w:ins w:id="415" w:author="Alana Chen" w:date="2016-12-29T14:59:00Z"/>
        </w:rPr>
        <w:pPrChange w:id="416" w:author="Alana Chen" w:date="2016-12-29T14:52:00Z">
          <w:pPr/>
        </w:pPrChange>
      </w:pPr>
      <w:ins w:id="417" w:author="Alana Chen" w:date="2016-12-29T14:59:00Z">
        <w:r>
          <w:rPr>
            <w:rFonts w:hint="eastAsia"/>
          </w:rPr>
          <w:t>个单保单贷款</w:t>
        </w:r>
      </w:ins>
    </w:p>
    <w:p w:rsidR="00EC50CF" w:rsidRDefault="00EC50CF">
      <w:pPr>
        <w:pStyle w:val="ListParagraph"/>
        <w:numPr>
          <w:ilvl w:val="0"/>
          <w:numId w:val="61"/>
        </w:numPr>
        <w:rPr>
          <w:ins w:id="418" w:author="Alana Chen" w:date="2016-12-29T14:59:00Z"/>
        </w:rPr>
        <w:pPrChange w:id="419" w:author="Alana Chen" w:date="2016-12-29T14:52:00Z">
          <w:pPr/>
        </w:pPrChange>
      </w:pPr>
      <w:ins w:id="420" w:author="Alana Chen" w:date="2016-12-29T14:59:00Z">
        <w:r>
          <w:rPr>
            <w:rFonts w:hint="eastAsia"/>
          </w:rPr>
          <w:t>个单贷款清偿</w:t>
        </w:r>
      </w:ins>
    </w:p>
    <w:p w:rsidR="00EC50CF" w:rsidRDefault="00B50ACF">
      <w:pPr>
        <w:pStyle w:val="ListParagraph"/>
        <w:numPr>
          <w:ilvl w:val="0"/>
          <w:numId w:val="61"/>
        </w:numPr>
        <w:rPr>
          <w:ins w:id="421" w:author="Alana Chen" w:date="2016-12-29T15:00:00Z"/>
        </w:rPr>
        <w:pPrChange w:id="422" w:author="Alana Chen" w:date="2016-12-29T14:52:00Z">
          <w:pPr/>
        </w:pPrChange>
      </w:pPr>
      <w:ins w:id="423" w:author="Alana Chen" w:date="2016-12-29T15:00:00Z">
        <w:r>
          <w:rPr>
            <w:rFonts w:hint="eastAsia"/>
          </w:rPr>
          <w:t>个单缴费期间变更</w:t>
        </w:r>
      </w:ins>
    </w:p>
    <w:p w:rsidR="00B50ACF" w:rsidRDefault="00B50ACF">
      <w:pPr>
        <w:pStyle w:val="ListParagraph"/>
        <w:numPr>
          <w:ilvl w:val="0"/>
          <w:numId w:val="61"/>
        </w:numPr>
        <w:rPr>
          <w:ins w:id="424" w:author="Alana Chen" w:date="2016-12-29T15:01:00Z"/>
        </w:rPr>
        <w:pPrChange w:id="425" w:author="Alana Chen" w:date="2016-12-29T14:52:00Z">
          <w:pPr/>
        </w:pPrChange>
      </w:pPr>
      <w:ins w:id="426" w:author="Alana Chen" w:date="2016-12-29T15:01:00Z">
        <w:r>
          <w:rPr>
            <w:rFonts w:hint="eastAsia"/>
          </w:rPr>
          <w:t>个单普通复效</w:t>
        </w:r>
      </w:ins>
    </w:p>
    <w:p w:rsidR="00B50ACF" w:rsidRDefault="00B50ACF">
      <w:pPr>
        <w:pStyle w:val="ListParagraph"/>
        <w:numPr>
          <w:ilvl w:val="0"/>
          <w:numId w:val="61"/>
        </w:numPr>
        <w:rPr>
          <w:ins w:id="427" w:author="Alana Chen" w:date="2016-12-29T15:01:00Z"/>
        </w:rPr>
        <w:pPrChange w:id="428" w:author="Alana Chen" w:date="2016-12-29T14:52:00Z">
          <w:pPr/>
        </w:pPrChange>
      </w:pPr>
      <w:ins w:id="429" w:author="Alana Chen" w:date="2016-12-29T15:01:00Z">
        <w:r>
          <w:rPr>
            <w:rFonts w:hint="eastAsia"/>
          </w:rPr>
          <w:t>免息复效</w:t>
        </w:r>
      </w:ins>
    </w:p>
    <w:p w:rsidR="00B50ACF" w:rsidRDefault="00B50ACF">
      <w:pPr>
        <w:pStyle w:val="ListParagraph"/>
        <w:numPr>
          <w:ilvl w:val="0"/>
          <w:numId w:val="61"/>
        </w:numPr>
        <w:rPr>
          <w:ins w:id="430" w:author="Alana Chen" w:date="2016-12-29T15:14:00Z"/>
        </w:rPr>
        <w:pPrChange w:id="431" w:author="Alana Chen" w:date="2016-12-29T14:52:00Z">
          <w:pPr/>
        </w:pPrChange>
      </w:pPr>
      <w:ins w:id="432" w:author="Alana Chen" w:date="2016-12-29T15:02:00Z">
        <w:r>
          <w:rPr>
            <w:rFonts w:hint="eastAsia"/>
          </w:rPr>
          <w:t>个单新增</w:t>
        </w:r>
      </w:ins>
      <w:ins w:id="433" w:author="Alana Chen" w:date="2016-12-29T15:03:00Z">
        <w:r>
          <w:rPr>
            <w:rFonts w:hint="eastAsia"/>
          </w:rPr>
          <w:t>附约</w:t>
        </w:r>
      </w:ins>
    </w:p>
    <w:p w:rsidR="00375A40" w:rsidRDefault="00375A40">
      <w:pPr>
        <w:pStyle w:val="ListParagraph"/>
        <w:numPr>
          <w:ilvl w:val="0"/>
          <w:numId w:val="61"/>
        </w:numPr>
        <w:rPr>
          <w:ins w:id="434" w:author="Alana Chen" w:date="2016-12-29T15:03:00Z"/>
        </w:rPr>
        <w:pPrChange w:id="435" w:author="Alana Chen" w:date="2016-12-29T14:52:00Z">
          <w:pPr/>
        </w:pPrChange>
      </w:pPr>
      <w:ins w:id="436" w:author="Alana Chen" w:date="2016-12-29T15:14:00Z">
        <w:r>
          <w:rPr>
            <w:rFonts w:hint="eastAsia"/>
          </w:rPr>
          <w:t>预约个单终止附约</w:t>
        </w:r>
      </w:ins>
    </w:p>
    <w:p w:rsidR="00B50ACF" w:rsidRDefault="00B50ACF">
      <w:pPr>
        <w:pStyle w:val="ListParagraph"/>
        <w:numPr>
          <w:ilvl w:val="0"/>
          <w:numId w:val="61"/>
        </w:numPr>
        <w:rPr>
          <w:ins w:id="437" w:author="Alana Chen" w:date="2016-12-29T15:03:00Z"/>
        </w:rPr>
        <w:pPrChange w:id="438" w:author="Alana Chen" w:date="2016-12-29T14:52:00Z">
          <w:pPr/>
        </w:pPrChange>
      </w:pPr>
      <w:ins w:id="439" w:author="Alana Chen" w:date="2016-12-29T15:03:00Z">
        <w:r>
          <w:rPr>
            <w:rFonts w:hint="eastAsia"/>
          </w:rPr>
          <w:t>个单增加保额</w:t>
        </w:r>
      </w:ins>
    </w:p>
    <w:p w:rsidR="00B50ACF" w:rsidRDefault="00B50ACF">
      <w:pPr>
        <w:pStyle w:val="ListParagraph"/>
        <w:numPr>
          <w:ilvl w:val="0"/>
          <w:numId w:val="61"/>
        </w:numPr>
        <w:rPr>
          <w:ins w:id="440" w:author="Alana Chen" w:date="2016-12-29T15:03:00Z"/>
        </w:rPr>
        <w:pPrChange w:id="441" w:author="Alana Chen" w:date="2016-12-29T14:52:00Z">
          <w:pPr/>
        </w:pPrChange>
      </w:pPr>
      <w:ins w:id="442" w:author="Alana Chen" w:date="2016-12-29T15:03:00Z">
        <w:r>
          <w:rPr>
            <w:rFonts w:hint="eastAsia"/>
          </w:rPr>
          <w:t>个险给付柜面领取</w:t>
        </w:r>
      </w:ins>
    </w:p>
    <w:p w:rsidR="00B50ACF" w:rsidRDefault="00B50ACF">
      <w:pPr>
        <w:pStyle w:val="ListParagraph"/>
        <w:numPr>
          <w:ilvl w:val="0"/>
          <w:numId w:val="61"/>
        </w:numPr>
        <w:rPr>
          <w:ins w:id="443" w:author="Alana Chen" w:date="2016-12-29T15:03:00Z"/>
        </w:rPr>
        <w:pPrChange w:id="444" w:author="Alana Chen" w:date="2016-12-29T14:52:00Z">
          <w:pPr/>
        </w:pPrChange>
      </w:pPr>
      <w:ins w:id="445" w:author="Alana Chen" w:date="2016-12-29T15:03:00Z">
        <w:r>
          <w:rPr>
            <w:rFonts w:hint="eastAsia"/>
          </w:rPr>
          <w:t>个险给付授权及变更</w:t>
        </w:r>
      </w:ins>
    </w:p>
    <w:p w:rsidR="00B50ACF" w:rsidRDefault="00B50ACF">
      <w:pPr>
        <w:pStyle w:val="ListParagraph"/>
        <w:numPr>
          <w:ilvl w:val="0"/>
          <w:numId w:val="61"/>
        </w:numPr>
        <w:rPr>
          <w:ins w:id="446" w:author="Alana Chen" w:date="2016-12-29T15:11:00Z"/>
        </w:rPr>
        <w:pPrChange w:id="447" w:author="Alana Chen" w:date="2016-12-29T14:52:00Z">
          <w:pPr/>
        </w:pPrChange>
      </w:pPr>
      <w:ins w:id="448" w:author="Alana Chen" w:date="2016-12-29T15:05:00Z">
        <w:r>
          <w:rPr>
            <w:rFonts w:hint="eastAsia"/>
          </w:rPr>
          <w:t>缴费频率</w:t>
        </w:r>
        <w:r>
          <w:rPr>
            <w:rFonts w:hint="eastAsia"/>
          </w:rPr>
          <w:t>/</w:t>
        </w:r>
        <w:r>
          <w:rPr>
            <w:rFonts w:hint="eastAsia"/>
          </w:rPr>
          <w:t>期交保费变更</w:t>
        </w:r>
      </w:ins>
    </w:p>
    <w:p w:rsidR="00375A40" w:rsidRDefault="00375A40">
      <w:pPr>
        <w:pStyle w:val="ListParagraph"/>
        <w:numPr>
          <w:ilvl w:val="0"/>
          <w:numId w:val="61"/>
        </w:numPr>
        <w:rPr>
          <w:ins w:id="449" w:author="Alana Chen" w:date="2016-12-29T15:15:00Z"/>
        </w:rPr>
        <w:pPrChange w:id="450" w:author="Alana Chen" w:date="2016-12-29T14:52:00Z">
          <w:pPr/>
        </w:pPrChange>
      </w:pPr>
      <w:ins w:id="451" w:author="Alana Chen" w:date="2016-12-29T15:11:00Z">
        <w:r>
          <w:rPr>
            <w:rFonts w:hint="eastAsia"/>
          </w:rPr>
          <w:t>同质风险加减人</w:t>
        </w:r>
      </w:ins>
    </w:p>
    <w:p w:rsidR="00375A40" w:rsidRDefault="00375A40">
      <w:pPr>
        <w:pStyle w:val="ListParagraph"/>
        <w:numPr>
          <w:ilvl w:val="0"/>
          <w:numId w:val="61"/>
        </w:numPr>
        <w:rPr>
          <w:ins w:id="452" w:author="Alana Chen" w:date="2016-12-29T14:53:00Z"/>
        </w:rPr>
        <w:pPrChange w:id="453" w:author="Alana Chen" w:date="2016-12-29T14:52:00Z">
          <w:pPr/>
        </w:pPrChange>
      </w:pPr>
      <w:ins w:id="454" w:author="Alana Chen" w:date="2016-12-29T15:15:00Z">
        <w:r>
          <w:rPr>
            <w:rFonts w:hint="eastAsia"/>
          </w:rPr>
          <w:t>增加虚拟被保险人</w:t>
        </w:r>
      </w:ins>
    </w:p>
    <w:p w:rsidR="006B3254" w:rsidRDefault="006B3254">
      <w:pPr>
        <w:pStyle w:val="Heading3"/>
        <w:rPr>
          <w:ins w:id="455" w:author="Alana Chen" w:date="2016-12-29T14:54:00Z"/>
        </w:rPr>
        <w:pPrChange w:id="456" w:author="Alana Chen" w:date="2016-12-29T14:54:00Z">
          <w:pPr/>
        </w:pPrChange>
      </w:pPr>
      <w:bookmarkStart w:id="457" w:name="_Toc470788049"/>
      <w:ins w:id="458" w:author="Alana Chen" w:date="2016-12-29T14:54:00Z">
        <w:r>
          <w:rPr>
            <w:rFonts w:hint="eastAsia"/>
            <w:lang w:eastAsia="zh-CN"/>
          </w:rPr>
          <w:t>其他保全项</w:t>
        </w:r>
        <w:bookmarkEnd w:id="457"/>
      </w:ins>
    </w:p>
    <w:p w:rsidR="006B3254" w:rsidRDefault="006B3254">
      <w:pPr>
        <w:rPr>
          <w:ins w:id="459" w:author="Alana Chen" w:date="2016-12-29T14:54:00Z"/>
        </w:rPr>
      </w:pPr>
      <w:ins w:id="460" w:author="Alana Chen" w:date="2016-12-29T14:54:00Z">
        <w:r>
          <w:rPr>
            <w:rFonts w:hint="eastAsia"/>
          </w:rPr>
          <w:t>如下</w:t>
        </w:r>
        <w:r w:rsidRPr="00E07490">
          <w:rPr>
            <w:rFonts w:hint="eastAsia"/>
          </w:rPr>
          <w:t>保全项无需再额外控制</w:t>
        </w:r>
        <w:r>
          <w:rPr>
            <w:rFonts w:hint="eastAsia"/>
          </w:rPr>
          <w:t>，遵从系统现状处理即可。</w:t>
        </w:r>
      </w:ins>
    </w:p>
    <w:p w:rsidR="006B3254" w:rsidRDefault="006B3254">
      <w:pPr>
        <w:pStyle w:val="ListParagraph"/>
        <w:numPr>
          <w:ilvl w:val="0"/>
          <w:numId w:val="62"/>
        </w:numPr>
        <w:rPr>
          <w:ins w:id="461" w:author="Alana Chen" w:date="2016-12-29T14:54:00Z"/>
        </w:rPr>
        <w:pPrChange w:id="462" w:author="Alana Chen" w:date="2016-12-29T14:54:00Z">
          <w:pPr/>
        </w:pPrChange>
      </w:pPr>
      <w:ins w:id="463" w:author="Alana Chen" w:date="2016-12-29T14:54:00Z">
        <w:r w:rsidRPr="00EC643A">
          <w:t>帐户型产品帐户转移</w:t>
        </w:r>
      </w:ins>
    </w:p>
    <w:p w:rsidR="006B3254" w:rsidRDefault="006B3254">
      <w:pPr>
        <w:pStyle w:val="ListParagraph"/>
        <w:numPr>
          <w:ilvl w:val="0"/>
          <w:numId w:val="62"/>
        </w:numPr>
        <w:rPr>
          <w:ins w:id="464" w:author="Alana Chen" w:date="2016-12-29T14:55:00Z"/>
        </w:rPr>
        <w:pPrChange w:id="465" w:author="Alana Chen" w:date="2016-12-29T14:54:00Z">
          <w:pPr/>
        </w:pPrChange>
      </w:pPr>
      <w:ins w:id="466" w:author="Alana Chen" w:date="2016-12-29T14:55:00Z">
        <w:r w:rsidRPr="00EC643A">
          <w:t>帐户型产品追加保费</w:t>
        </w:r>
      </w:ins>
    </w:p>
    <w:p w:rsidR="006B3254" w:rsidRDefault="006B3254">
      <w:pPr>
        <w:pStyle w:val="ListParagraph"/>
        <w:numPr>
          <w:ilvl w:val="0"/>
          <w:numId w:val="62"/>
        </w:numPr>
        <w:rPr>
          <w:ins w:id="467" w:author="Alana Chen" w:date="2016-12-29T14:55:00Z"/>
        </w:rPr>
        <w:pPrChange w:id="468" w:author="Alana Chen" w:date="2016-12-29T14:54:00Z">
          <w:pPr/>
        </w:pPrChange>
      </w:pPr>
      <w:ins w:id="469" w:author="Alana Chen" w:date="2016-12-29T14:55:00Z">
        <w:r w:rsidRPr="00EC643A">
          <w:t>账户间资金转移</w:t>
        </w:r>
      </w:ins>
    </w:p>
    <w:p w:rsidR="006B3254" w:rsidRDefault="006B3254">
      <w:pPr>
        <w:pStyle w:val="ListParagraph"/>
        <w:numPr>
          <w:ilvl w:val="0"/>
          <w:numId w:val="62"/>
        </w:numPr>
        <w:rPr>
          <w:ins w:id="470" w:author="Alana Chen" w:date="2016-12-29T14:55:00Z"/>
        </w:rPr>
        <w:pPrChange w:id="471" w:author="Alana Chen" w:date="2016-12-29T14:54:00Z">
          <w:pPr/>
        </w:pPrChange>
      </w:pPr>
      <w:ins w:id="472" w:author="Alana Chen" w:date="2016-12-29T14:55:00Z">
        <w:r w:rsidRPr="009C77DA">
          <w:t>追加交费</w:t>
        </w:r>
      </w:ins>
    </w:p>
    <w:p w:rsidR="006B3254" w:rsidRDefault="006B3254">
      <w:pPr>
        <w:pStyle w:val="ListParagraph"/>
        <w:numPr>
          <w:ilvl w:val="0"/>
          <w:numId w:val="62"/>
        </w:numPr>
        <w:rPr>
          <w:ins w:id="473" w:author="Alana Chen" w:date="2016-12-29T14:55:00Z"/>
        </w:rPr>
        <w:pPrChange w:id="474" w:author="Alana Chen" w:date="2016-12-29T14:54:00Z">
          <w:pPr/>
        </w:pPrChange>
      </w:pPr>
      <w:ins w:id="475" w:author="Alana Chen" w:date="2016-12-29T14:55:00Z">
        <w:r>
          <w:rPr>
            <w:rFonts w:hint="eastAsia"/>
          </w:rPr>
          <w:t>部分领取</w:t>
        </w:r>
      </w:ins>
    </w:p>
    <w:p w:rsidR="006B3254" w:rsidRDefault="006B3254">
      <w:pPr>
        <w:pStyle w:val="ListParagraph"/>
        <w:numPr>
          <w:ilvl w:val="0"/>
          <w:numId w:val="62"/>
        </w:numPr>
        <w:rPr>
          <w:ins w:id="476" w:author="Alana Chen" w:date="2016-12-29T14:55:00Z"/>
        </w:rPr>
        <w:pPrChange w:id="477" w:author="Alana Chen" w:date="2016-12-29T14:54:00Z">
          <w:pPr/>
        </w:pPrChange>
      </w:pPr>
      <w:ins w:id="478" w:author="Alana Chen" w:date="2016-12-29T14:55:00Z">
        <w:r>
          <w:rPr>
            <w:rFonts w:hint="eastAsia"/>
          </w:rPr>
          <w:t>在职转退休</w:t>
        </w:r>
      </w:ins>
    </w:p>
    <w:p w:rsidR="006B3254" w:rsidRDefault="006B3254">
      <w:pPr>
        <w:pStyle w:val="ListParagraph"/>
        <w:numPr>
          <w:ilvl w:val="0"/>
          <w:numId w:val="62"/>
        </w:numPr>
        <w:rPr>
          <w:ins w:id="479" w:author="Alana Chen" w:date="2016-12-29T14:56:00Z"/>
        </w:rPr>
        <w:pPrChange w:id="480" w:author="Alana Chen" w:date="2016-12-29T14:54:00Z">
          <w:pPr/>
        </w:pPrChange>
      </w:pPr>
      <w:ins w:id="481" w:author="Alana Chen" w:date="2016-12-29T14:56:00Z">
        <w:r w:rsidRPr="00E07490">
          <w:rPr>
            <w:rFonts w:hint="eastAsia"/>
          </w:rPr>
          <w:t>红利领取</w:t>
        </w:r>
        <w:r>
          <w:rPr>
            <w:rFonts w:hint="eastAsia"/>
          </w:rPr>
          <w:t>及给付授权变更</w:t>
        </w:r>
      </w:ins>
    </w:p>
    <w:p w:rsidR="006B3254" w:rsidRDefault="006B3254">
      <w:pPr>
        <w:pStyle w:val="ListParagraph"/>
        <w:numPr>
          <w:ilvl w:val="0"/>
          <w:numId w:val="62"/>
        </w:numPr>
        <w:rPr>
          <w:ins w:id="482" w:author="Alana Chen" w:date="2016-12-29T14:56:00Z"/>
        </w:rPr>
        <w:pPrChange w:id="483" w:author="Alana Chen" w:date="2016-12-29T14:54:00Z">
          <w:pPr/>
        </w:pPrChange>
      </w:pPr>
      <w:ins w:id="484" w:author="Alana Chen" w:date="2016-12-29T14:56:00Z">
        <w:r>
          <w:rPr>
            <w:rFonts w:hint="eastAsia"/>
          </w:rPr>
          <w:t>红利选择方式变更</w:t>
        </w:r>
      </w:ins>
    </w:p>
    <w:p w:rsidR="006B3254" w:rsidRDefault="006B3254">
      <w:pPr>
        <w:pStyle w:val="ListParagraph"/>
        <w:numPr>
          <w:ilvl w:val="0"/>
          <w:numId w:val="62"/>
        </w:numPr>
        <w:rPr>
          <w:ins w:id="485" w:author="Alana Chen" w:date="2016-12-29T14:56:00Z"/>
        </w:rPr>
        <w:pPrChange w:id="486" w:author="Alana Chen" w:date="2016-12-29T14:54:00Z">
          <w:pPr/>
        </w:pPrChange>
      </w:pPr>
      <w:ins w:id="487" w:author="Alana Chen" w:date="2016-12-29T14:56:00Z">
        <w:r w:rsidRPr="00F168D5">
          <w:rPr>
            <w:rFonts w:hint="eastAsia"/>
          </w:rPr>
          <w:t>医疗保险状态变更</w:t>
        </w:r>
      </w:ins>
    </w:p>
    <w:p w:rsidR="006B3254" w:rsidRDefault="006B3254">
      <w:pPr>
        <w:pStyle w:val="ListParagraph"/>
        <w:numPr>
          <w:ilvl w:val="0"/>
          <w:numId w:val="62"/>
        </w:numPr>
        <w:rPr>
          <w:ins w:id="488" w:author="Alana Chen" w:date="2016-12-29T15:04:00Z"/>
        </w:rPr>
        <w:pPrChange w:id="489" w:author="Alana Chen" w:date="2016-12-29T14:54:00Z">
          <w:pPr/>
        </w:pPrChange>
      </w:pPr>
      <w:ins w:id="490" w:author="Alana Chen" w:date="2016-12-29T14:56:00Z">
        <w:r w:rsidRPr="00A9677F">
          <w:rPr>
            <w:rFonts w:hint="eastAsia"/>
          </w:rPr>
          <w:t>结束自动垫缴保费</w:t>
        </w:r>
      </w:ins>
    </w:p>
    <w:p w:rsidR="00B50ACF" w:rsidRDefault="00B50ACF">
      <w:pPr>
        <w:pStyle w:val="ListParagraph"/>
        <w:numPr>
          <w:ilvl w:val="0"/>
          <w:numId w:val="62"/>
        </w:numPr>
        <w:rPr>
          <w:ins w:id="491" w:author="Alana Chen" w:date="2016-12-29T15:04:00Z"/>
        </w:rPr>
        <w:pPrChange w:id="492" w:author="Alana Chen" w:date="2016-12-29T14:54:00Z">
          <w:pPr/>
        </w:pPrChange>
      </w:pPr>
      <w:ins w:id="493" w:author="Alana Chen" w:date="2016-12-29T15:04:00Z">
        <w:r>
          <w:rPr>
            <w:rFonts w:hint="eastAsia"/>
          </w:rPr>
          <w:t>管理式医疗业务保单展期</w:t>
        </w:r>
      </w:ins>
    </w:p>
    <w:p w:rsidR="00B50ACF" w:rsidRDefault="00B50ACF">
      <w:pPr>
        <w:pStyle w:val="ListParagraph"/>
        <w:numPr>
          <w:ilvl w:val="0"/>
          <w:numId w:val="62"/>
        </w:numPr>
        <w:rPr>
          <w:ins w:id="494" w:author="Alana Chen" w:date="2016-12-29T15:05:00Z"/>
        </w:rPr>
        <w:pPrChange w:id="495" w:author="Alana Chen" w:date="2016-12-29T14:54:00Z">
          <w:pPr/>
        </w:pPrChange>
      </w:pPr>
      <w:ins w:id="496" w:author="Alana Chen" w:date="2016-12-29T15:04:00Z">
        <w:r>
          <w:rPr>
            <w:rFonts w:hint="eastAsia"/>
          </w:rPr>
          <w:lastRenderedPageBreak/>
          <w:t>和谐人生期交保费调整</w:t>
        </w:r>
      </w:ins>
    </w:p>
    <w:p w:rsidR="00B50ACF" w:rsidRDefault="00B50ACF">
      <w:pPr>
        <w:pStyle w:val="ListParagraph"/>
        <w:numPr>
          <w:ilvl w:val="0"/>
          <w:numId w:val="62"/>
        </w:numPr>
        <w:rPr>
          <w:ins w:id="497" w:author="Alana Chen" w:date="2016-12-29T15:06:00Z"/>
        </w:rPr>
        <w:pPrChange w:id="498" w:author="Alana Chen" w:date="2016-12-29T14:54:00Z">
          <w:pPr/>
        </w:pPrChange>
      </w:pPr>
      <w:ins w:id="499" w:author="Alana Chen" w:date="2016-12-29T15:05:00Z">
        <w:r>
          <w:rPr>
            <w:rFonts w:hint="eastAsia"/>
          </w:rPr>
          <w:t>基本保险金额恢复</w:t>
        </w:r>
      </w:ins>
    </w:p>
    <w:p w:rsidR="00465258" w:rsidRDefault="00465258">
      <w:pPr>
        <w:pStyle w:val="ListParagraph"/>
        <w:numPr>
          <w:ilvl w:val="0"/>
          <w:numId w:val="62"/>
        </w:numPr>
        <w:rPr>
          <w:ins w:id="500" w:author="Alana Chen" w:date="2016-12-29T15:06:00Z"/>
        </w:rPr>
        <w:pPrChange w:id="501" w:author="Alana Chen" w:date="2016-12-29T14:54:00Z">
          <w:pPr/>
        </w:pPrChange>
      </w:pPr>
      <w:ins w:id="502" w:author="Alana Chen" w:date="2016-12-29T15:06:00Z">
        <w:r>
          <w:rPr>
            <w:rFonts w:hint="eastAsia"/>
          </w:rPr>
          <w:t>年金领取方式变更</w:t>
        </w:r>
      </w:ins>
    </w:p>
    <w:p w:rsidR="00465258" w:rsidRDefault="00465258">
      <w:pPr>
        <w:pStyle w:val="ListParagraph"/>
        <w:numPr>
          <w:ilvl w:val="0"/>
          <w:numId w:val="62"/>
        </w:numPr>
        <w:rPr>
          <w:ins w:id="503" w:author="Alana Chen" w:date="2016-12-29T15:06:00Z"/>
        </w:rPr>
        <w:pPrChange w:id="504" w:author="Alana Chen" w:date="2016-12-29T14:54:00Z">
          <w:pPr/>
        </w:pPrChange>
      </w:pPr>
      <w:ins w:id="505" w:author="Alana Chen" w:date="2016-12-29T15:06:00Z">
        <w:r>
          <w:rPr>
            <w:rFonts w:hint="eastAsia"/>
          </w:rPr>
          <w:t>年金领取年龄变更</w:t>
        </w:r>
      </w:ins>
    </w:p>
    <w:p w:rsidR="00465258" w:rsidRDefault="00465258">
      <w:pPr>
        <w:pStyle w:val="ListParagraph"/>
        <w:numPr>
          <w:ilvl w:val="0"/>
          <w:numId w:val="62"/>
        </w:numPr>
        <w:rPr>
          <w:ins w:id="506" w:author="Alana Chen" w:date="2016-12-29T15:07:00Z"/>
        </w:rPr>
        <w:pPrChange w:id="507" w:author="Alana Chen" w:date="2016-12-29T14:54:00Z">
          <w:pPr/>
        </w:pPrChange>
      </w:pPr>
      <w:ins w:id="508" w:author="Alana Chen" w:date="2016-12-29T15:06:00Z">
        <w:r>
          <w:rPr>
            <w:rFonts w:hint="eastAsia"/>
          </w:rPr>
          <w:t>取消转年金申请记录</w:t>
        </w:r>
      </w:ins>
    </w:p>
    <w:p w:rsidR="00465258" w:rsidRDefault="00465258">
      <w:pPr>
        <w:pStyle w:val="ListParagraph"/>
        <w:numPr>
          <w:ilvl w:val="0"/>
          <w:numId w:val="62"/>
        </w:numPr>
        <w:rPr>
          <w:ins w:id="509" w:author="Alana Chen" w:date="2016-12-29T15:07:00Z"/>
        </w:rPr>
        <w:pPrChange w:id="510" w:author="Alana Chen" w:date="2016-12-29T14:54:00Z">
          <w:pPr/>
        </w:pPrChange>
      </w:pPr>
      <w:ins w:id="511" w:author="Alana Chen" w:date="2016-12-29T15:07:00Z">
        <w:r>
          <w:rPr>
            <w:rFonts w:hint="eastAsia"/>
          </w:rPr>
          <w:t>生存保险金累积生息账户领取</w:t>
        </w:r>
      </w:ins>
    </w:p>
    <w:p w:rsidR="00465258" w:rsidRDefault="00465258">
      <w:pPr>
        <w:pStyle w:val="ListParagraph"/>
        <w:numPr>
          <w:ilvl w:val="0"/>
          <w:numId w:val="62"/>
        </w:numPr>
        <w:rPr>
          <w:ins w:id="512" w:author="Alana Chen" w:date="2016-12-29T15:10:00Z"/>
        </w:rPr>
        <w:pPrChange w:id="513" w:author="Alana Chen" w:date="2016-12-29T14:54:00Z">
          <w:pPr/>
        </w:pPrChange>
      </w:pPr>
      <w:ins w:id="514" w:author="Alana Chen" w:date="2016-12-29T15:10:00Z">
        <w:r>
          <w:rPr>
            <w:rFonts w:hint="eastAsia"/>
          </w:rPr>
          <w:t>生存保险金累积生息</w:t>
        </w:r>
      </w:ins>
    </w:p>
    <w:p w:rsidR="00EF0A5A" w:rsidRDefault="00EF0A5A">
      <w:pPr>
        <w:pStyle w:val="ListParagraph"/>
        <w:numPr>
          <w:ilvl w:val="0"/>
          <w:numId w:val="62"/>
        </w:numPr>
        <w:rPr>
          <w:ins w:id="515" w:author="Alana Chen" w:date="2016-12-29T15:10:00Z"/>
        </w:rPr>
        <w:pPrChange w:id="516" w:author="Alana Chen" w:date="2016-12-29T14:54:00Z">
          <w:pPr/>
        </w:pPrChange>
      </w:pPr>
      <w:ins w:id="517" w:author="Alana Chen" w:date="2016-12-29T15:10:00Z">
        <w:r>
          <w:rPr>
            <w:rFonts w:hint="eastAsia"/>
          </w:rPr>
          <w:t>税优保单转出</w:t>
        </w:r>
      </w:ins>
    </w:p>
    <w:p w:rsidR="00EF0A5A" w:rsidRDefault="00EF0A5A">
      <w:pPr>
        <w:pStyle w:val="ListParagraph"/>
        <w:numPr>
          <w:ilvl w:val="0"/>
          <w:numId w:val="62"/>
        </w:numPr>
        <w:rPr>
          <w:ins w:id="518" w:author="Alana Chen" w:date="2016-12-29T15:10:00Z"/>
        </w:rPr>
        <w:pPrChange w:id="519" w:author="Alana Chen" w:date="2016-12-29T14:54:00Z">
          <w:pPr/>
        </w:pPrChange>
      </w:pPr>
      <w:ins w:id="520" w:author="Alana Chen" w:date="2016-12-29T15:10:00Z">
        <w:r>
          <w:rPr>
            <w:rFonts w:hint="eastAsia"/>
          </w:rPr>
          <w:t>税优保单转入</w:t>
        </w:r>
      </w:ins>
    </w:p>
    <w:p w:rsidR="00EF0A5A" w:rsidRDefault="00375A40">
      <w:pPr>
        <w:pStyle w:val="ListParagraph"/>
        <w:numPr>
          <w:ilvl w:val="0"/>
          <w:numId w:val="62"/>
        </w:numPr>
        <w:rPr>
          <w:ins w:id="521" w:author="Alana Chen" w:date="2016-12-29T15:12:00Z"/>
        </w:rPr>
        <w:pPrChange w:id="522" w:author="Alana Chen" w:date="2016-12-29T14:54:00Z">
          <w:pPr/>
        </w:pPrChange>
      </w:pPr>
      <w:ins w:id="523" w:author="Alana Chen" w:date="2016-12-29T15:11:00Z">
        <w:r>
          <w:rPr>
            <w:rFonts w:hint="eastAsia"/>
          </w:rPr>
          <w:t>投资账户资金转换</w:t>
        </w:r>
      </w:ins>
    </w:p>
    <w:p w:rsidR="00375A40" w:rsidRDefault="00375A40">
      <w:pPr>
        <w:pStyle w:val="ListParagraph"/>
        <w:numPr>
          <w:ilvl w:val="0"/>
          <w:numId w:val="62"/>
        </w:numPr>
        <w:rPr>
          <w:ins w:id="524" w:author="Alana Chen" w:date="2016-12-29T15:12:00Z"/>
        </w:rPr>
        <w:pPrChange w:id="525" w:author="Alana Chen" w:date="2016-12-29T14:54:00Z">
          <w:pPr/>
        </w:pPrChange>
      </w:pPr>
      <w:ins w:id="526" w:author="Alana Chen" w:date="2016-12-29T15:12:00Z">
        <w:r>
          <w:rPr>
            <w:rFonts w:hint="eastAsia"/>
          </w:rPr>
          <w:t>万能险保额变更</w:t>
        </w:r>
      </w:ins>
    </w:p>
    <w:p w:rsidR="00375A40" w:rsidRDefault="00375A40">
      <w:pPr>
        <w:pStyle w:val="ListParagraph"/>
        <w:numPr>
          <w:ilvl w:val="0"/>
          <w:numId w:val="62"/>
        </w:numPr>
        <w:rPr>
          <w:ins w:id="527" w:author="Alana Chen" w:date="2016-12-29T15:13:00Z"/>
        </w:rPr>
        <w:pPrChange w:id="528" w:author="Alana Chen" w:date="2016-12-29T14:54:00Z">
          <w:pPr/>
        </w:pPrChange>
      </w:pPr>
      <w:ins w:id="529" w:author="Alana Chen" w:date="2016-12-29T15:13:00Z">
        <w:r>
          <w:rPr>
            <w:rFonts w:hint="eastAsia"/>
          </w:rPr>
          <w:t>万能险部分领取</w:t>
        </w:r>
      </w:ins>
    </w:p>
    <w:p w:rsidR="00375A40" w:rsidRDefault="00375A40">
      <w:pPr>
        <w:pStyle w:val="ListParagraph"/>
        <w:numPr>
          <w:ilvl w:val="0"/>
          <w:numId w:val="62"/>
        </w:numPr>
        <w:rPr>
          <w:ins w:id="530" w:author="Alana Chen" w:date="2016-12-29T15:13:00Z"/>
        </w:rPr>
        <w:pPrChange w:id="531" w:author="Alana Chen" w:date="2016-12-29T14:54:00Z">
          <w:pPr/>
        </w:pPrChange>
      </w:pPr>
      <w:ins w:id="532" w:author="Alana Chen" w:date="2016-12-29T15:13:00Z">
        <w:r>
          <w:rPr>
            <w:rFonts w:hint="eastAsia"/>
          </w:rPr>
          <w:t>万能险追加保费</w:t>
        </w:r>
      </w:ins>
    </w:p>
    <w:p w:rsidR="006B3254" w:rsidRPr="006B3254" w:rsidDel="006B3254" w:rsidRDefault="006B3254">
      <w:pPr>
        <w:pStyle w:val="ListParagraph"/>
        <w:numPr>
          <w:ilvl w:val="0"/>
          <w:numId w:val="62"/>
        </w:numPr>
        <w:rPr>
          <w:del w:id="533" w:author="Alana Chen" w:date="2016-12-29T14:56:00Z"/>
        </w:rPr>
        <w:pPrChange w:id="534" w:author="Alana Chen" w:date="2016-12-29T14:54:00Z">
          <w:pPr/>
        </w:pPrChange>
      </w:pPr>
    </w:p>
    <w:p w:rsidR="00C3032D" w:rsidRDefault="00C3032D" w:rsidP="00C3032D">
      <w:pPr>
        <w:pStyle w:val="Heading2"/>
        <w:rPr>
          <w:lang w:eastAsia="zh-CN"/>
        </w:rPr>
      </w:pPr>
      <w:bookmarkStart w:id="535" w:name="_核保"/>
      <w:bookmarkStart w:id="536" w:name="_Toc470788050"/>
      <w:bookmarkStart w:id="537" w:name="_Toc356821331"/>
      <w:bookmarkEnd w:id="169"/>
      <w:bookmarkEnd w:id="535"/>
      <w:r>
        <w:rPr>
          <w:rFonts w:hint="eastAsia"/>
          <w:lang w:eastAsia="zh-CN"/>
        </w:rPr>
        <w:t>理赔</w:t>
      </w:r>
      <w:bookmarkEnd w:id="536"/>
    </w:p>
    <w:p w:rsidR="00C3032D" w:rsidRDefault="00C3032D" w:rsidP="00C3032D">
      <w:pPr>
        <w:pStyle w:val="Heading3"/>
        <w:rPr>
          <w:lang w:eastAsia="zh-CN"/>
        </w:rPr>
      </w:pPr>
      <w:bookmarkStart w:id="538" w:name="_Toc470788051"/>
      <w:r>
        <w:rPr>
          <w:rFonts w:hint="eastAsia"/>
          <w:lang w:eastAsia="zh-CN"/>
        </w:rPr>
        <w:t>条款规定</w:t>
      </w:r>
      <w:bookmarkEnd w:id="538"/>
    </w:p>
    <w:p w:rsidR="00C3032D" w:rsidRDefault="00C3032D" w:rsidP="00C3032D">
      <w:r>
        <w:rPr>
          <w:noProof/>
        </w:rPr>
        <w:drawing>
          <wp:inline distT="0" distB="0" distL="0" distR="0" wp14:anchorId="537A69F8" wp14:editId="1A402BA2">
            <wp:extent cx="5278120" cy="207703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8120" cy="2077038"/>
                    </a:xfrm>
                    <a:prstGeom prst="rect">
                      <a:avLst/>
                    </a:prstGeom>
                  </pic:spPr>
                </pic:pic>
              </a:graphicData>
            </a:graphic>
          </wp:inline>
        </w:drawing>
      </w:r>
    </w:p>
    <w:p w:rsidR="00C3032D" w:rsidRDefault="00C3032D" w:rsidP="00C3032D">
      <w:r>
        <w:rPr>
          <w:noProof/>
        </w:rPr>
        <w:drawing>
          <wp:inline distT="0" distB="0" distL="0" distR="0" wp14:anchorId="2AD6A5D8" wp14:editId="07A50798">
            <wp:extent cx="5278120" cy="112954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8120" cy="1129542"/>
                    </a:xfrm>
                    <a:prstGeom prst="rect">
                      <a:avLst/>
                    </a:prstGeom>
                  </pic:spPr>
                </pic:pic>
              </a:graphicData>
            </a:graphic>
          </wp:inline>
        </w:drawing>
      </w:r>
    </w:p>
    <w:p w:rsidR="00C3032D" w:rsidRDefault="00C3032D" w:rsidP="00C3032D">
      <w:r>
        <w:rPr>
          <w:noProof/>
        </w:rPr>
        <w:lastRenderedPageBreak/>
        <w:drawing>
          <wp:inline distT="0" distB="0" distL="0" distR="0" wp14:anchorId="61210791" wp14:editId="4B2C2C1A">
            <wp:extent cx="5278120" cy="205871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8120" cy="2058711"/>
                    </a:xfrm>
                    <a:prstGeom prst="rect">
                      <a:avLst/>
                    </a:prstGeom>
                  </pic:spPr>
                </pic:pic>
              </a:graphicData>
            </a:graphic>
          </wp:inline>
        </w:drawing>
      </w:r>
    </w:p>
    <w:p w:rsidR="00C3032D" w:rsidRDefault="00C3032D" w:rsidP="00C3032D">
      <w:r>
        <w:rPr>
          <w:noProof/>
        </w:rPr>
        <w:drawing>
          <wp:inline distT="0" distB="0" distL="0" distR="0" wp14:anchorId="78A4C6E5" wp14:editId="646F3D25">
            <wp:extent cx="5278120" cy="32905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8120" cy="3290570"/>
                    </a:xfrm>
                    <a:prstGeom prst="rect">
                      <a:avLst/>
                    </a:prstGeom>
                  </pic:spPr>
                </pic:pic>
              </a:graphicData>
            </a:graphic>
          </wp:inline>
        </w:drawing>
      </w:r>
    </w:p>
    <w:p w:rsidR="00C3032D" w:rsidRDefault="00C3032D" w:rsidP="00C3032D">
      <w:pPr>
        <w:pStyle w:val="Heading3"/>
        <w:rPr>
          <w:lang w:eastAsia="zh-CN"/>
        </w:rPr>
      </w:pPr>
      <w:bookmarkStart w:id="539" w:name="_Toc470788052"/>
      <w:r>
        <w:rPr>
          <w:rFonts w:hint="eastAsia"/>
          <w:lang w:eastAsia="zh-CN"/>
        </w:rPr>
        <w:t>程序开发</w:t>
      </w:r>
      <w:bookmarkEnd w:id="539"/>
    </w:p>
    <w:p w:rsidR="000B21CD" w:rsidRDefault="000B21CD" w:rsidP="00C3032D">
      <w:pPr>
        <w:numPr>
          <w:ilvl w:val="0"/>
          <w:numId w:val="18"/>
        </w:numPr>
        <w:rPr>
          <w:ins w:id="540" w:author="Alana Chen" w:date="2016-12-06T13:59:00Z"/>
        </w:rPr>
      </w:pPr>
      <w:ins w:id="541" w:author="Alana Chen" w:date="2016-12-06T13:59:00Z">
        <w:r>
          <w:rPr>
            <w:rFonts w:hint="eastAsia"/>
          </w:rPr>
          <w:t>新增责任</w:t>
        </w:r>
      </w:ins>
      <w:ins w:id="542" w:author="Alana Chen" w:date="2016-12-06T14:01:00Z">
        <w:r>
          <w:rPr>
            <w:rFonts w:hint="eastAsia"/>
          </w:rPr>
          <w:t>：</w:t>
        </w:r>
      </w:ins>
      <w:ins w:id="543" w:author="Alana Chen" w:date="2016-12-06T17:49:00Z">
        <w:r w:rsidR="000506EF">
          <w:rPr>
            <w:rFonts w:hint="eastAsia"/>
          </w:rPr>
          <w:t>697</w:t>
        </w:r>
      </w:ins>
      <w:ins w:id="544" w:author="Alana Chen" w:date="2016-12-06T14:01:00Z">
        <w:r>
          <w:rPr>
            <w:rFonts w:hint="eastAsia"/>
          </w:rPr>
          <w:t>-</w:t>
        </w:r>
        <w:r w:rsidRPr="0024287A">
          <w:rPr>
            <w:rFonts w:hint="eastAsia"/>
          </w:rPr>
          <w:t>意外住院前后门急诊费用、</w:t>
        </w:r>
      </w:ins>
      <w:ins w:id="545" w:author="Alana Chen" w:date="2016-12-06T17:49:00Z">
        <w:r w:rsidR="000506EF">
          <w:rPr>
            <w:rFonts w:hint="eastAsia"/>
          </w:rPr>
          <w:t>698</w:t>
        </w:r>
      </w:ins>
      <w:ins w:id="546" w:author="Alana Chen" w:date="2016-12-06T14:01:00Z">
        <w:r w:rsidRPr="0024287A">
          <w:rPr>
            <w:rFonts w:hint="eastAsia"/>
          </w:rPr>
          <w:t>-疾病住院前后门急诊费用，责任大类为6-</w:t>
        </w:r>
      </w:ins>
      <w:ins w:id="547" w:author="Alana Chen" w:date="2016-12-06T14:02:00Z">
        <w:r w:rsidRPr="0024287A">
          <w:rPr>
            <w:rFonts w:hint="eastAsia"/>
          </w:rPr>
          <w:t>医疗费用。</w:t>
        </w:r>
      </w:ins>
    </w:p>
    <w:p w:rsidR="0061767E" w:rsidRPr="0061767E" w:rsidRDefault="00C3032D" w:rsidP="00C3032D">
      <w:pPr>
        <w:numPr>
          <w:ilvl w:val="0"/>
          <w:numId w:val="18"/>
        </w:numPr>
        <w:rPr>
          <w:ins w:id="548" w:author="Alana Chen" w:date="2016-12-13T17:17:00Z"/>
        </w:rPr>
      </w:pPr>
      <w:r>
        <w:rPr>
          <w:rFonts w:hint="eastAsia"/>
        </w:rPr>
        <w:t>新增理算公式</w:t>
      </w:r>
      <w:r w:rsidRPr="00D46D66">
        <w:rPr>
          <w:szCs w:val="21"/>
        </w:rPr>
        <w:t>P_CLM_CALC_</w:t>
      </w:r>
      <w:del w:id="549" w:author="Alana Chen" w:date="2016-12-05T11:25:00Z">
        <w:r w:rsidRPr="00D46D66" w:rsidDel="00F24157">
          <w:rPr>
            <w:szCs w:val="21"/>
          </w:rPr>
          <w:delText>G</w:delText>
        </w:r>
        <w:r w:rsidDel="00F24157">
          <w:rPr>
            <w:rFonts w:hint="eastAsia"/>
            <w:szCs w:val="21"/>
          </w:rPr>
          <w:delText>X</w:delText>
        </w:r>
      </w:del>
      <w:ins w:id="550" w:author="Alana Chen" w:date="2016-12-05T11:25:00Z">
        <w:r w:rsidR="00F24157" w:rsidRPr="00D46D66">
          <w:rPr>
            <w:szCs w:val="21"/>
          </w:rPr>
          <w:t>G</w:t>
        </w:r>
        <w:r w:rsidR="00F24157">
          <w:rPr>
            <w:rFonts w:hint="eastAsia"/>
            <w:szCs w:val="21"/>
          </w:rPr>
          <w:t>162</w:t>
        </w:r>
      </w:ins>
      <w:r>
        <w:rPr>
          <w:rFonts w:hint="eastAsia"/>
          <w:szCs w:val="21"/>
        </w:rPr>
        <w:t>，即：“</w:t>
      </w:r>
      <w:ins w:id="551" w:author="Alana Chen" w:date="2016-12-13T17:17:00Z">
        <w:r w:rsidR="0061767E" w:rsidRPr="006968CA">
          <w:rPr>
            <w:rFonts w:hint="eastAsia"/>
          </w:rPr>
          <w:t>（本次案件的核定金额</w:t>
        </w:r>
        <w:r w:rsidR="0061767E" w:rsidRPr="006968CA">
          <w:t>-</w:t>
        </w:r>
        <w:r w:rsidR="0061767E" w:rsidRPr="006968CA">
          <w:rPr>
            <w:rFonts w:hint="eastAsia"/>
          </w:rPr>
          <w:t>本次第三方先期给付金额）</w:t>
        </w:r>
        <w:r w:rsidR="0061767E" w:rsidRPr="006968CA">
          <w:t xml:space="preserve">* </w:t>
        </w:r>
        <w:r w:rsidR="0061767E" w:rsidRPr="006968CA">
          <w:rPr>
            <w:rFonts w:hint="eastAsia"/>
          </w:rPr>
          <w:t>给付比例</w:t>
        </w:r>
        <w:r w:rsidR="0061767E" w:rsidRPr="006968CA">
          <w:t>-</w:t>
        </w:r>
        <w:r w:rsidR="0061767E" w:rsidRPr="006968CA">
          <w:rPr>
            <w:rFonts w:hint="eastAsia"/>
          </w:rPr>
          <w:t>年免赔额</w:t>
        </w:r>
      </w:ins>
      <w:del w:id="552" w:author="Alana Chen" w:date="2016-12-13T17:17:00Z">
        <w:r w:rsidDel="0061767E">
          <w:rPr>
            <w:rFonts w:hint="eastAsia"/>
            <w:szCs w:val="21"/>
          </w:rPr>
          <w:delText>（实际花费-扣除费用）* 给付比例-年免赔额-累计已给付的医疗保险金</w:delText>
        </w:r>
      </w:del>
      <w:r>
        <w:rPr>
          <w:rFonts w:hint="eastAsia"/>
          <w:szCs w:val="21"/>
        </w:rPr>
        <w:t>”</w:t>
      </w:r>
    </w:p>
    <w:p w:rsidR="00C3032D" w:rsidRDefault="0061767E">
      <w:pPr>
        <w:pStyle w:val="ListParagraph"/>
        <w:numPr>
          <w:ilvl w:val="0"/>
          <w:numId w:val="56"/>
        </w:numPr>
        <w:rPr>
          <w:ins w:id="553" w:author="Alana Chen" w:date="2016-12-13T17:18:00Z"/>
        </w:rPr>
        <w:pPrChange w:id="554" w:author="Alana Chen" w:date="2016-12-13T17:17:00Z">
          <w:pPr>
            <w:numPr>
              <w:numId w:val="18"/>
            </w:numPr>
            <w:ind w:left="720" w:hanging="360"/>
          </w:pPr>
        </w:pPrChange>
      </w:pPr>
      <w:ins w:id="555" w:author="Alana Chen" w:date="2016-12-13T17:18:00Z">
        <w:r>
          <w:rPr>
            <w:rFonts w:hint="eastAsia"/>
          </w:rPr>
          <w:t>若“本次第三方先期给付金额”大于</w:t>
        </w:r>
        <w:r>
          <w:rPr>
            <w:rFonts w:hint="eastAsia"/>
          </w:rPr>
          <w:t>0</w:t>
        </w:r>
        <w:r>
          <w:rPr>
            <w:rFonts w:hint="eastAsia"/>
          </w:rPr>
          <w:t>，则“给付比例”取值为</w:t>
        </w:r>
        <w:r>
          <w:rPr>
            <w:rFonts w:hint="eastAsia"/>
          </w:rPr>
          <w:t>1</w:t>
        </w:r>
        <w:r>
          <w:rPr>
            <w:rFonts w:hint="eastAsia"/>
          </w:rPr>
          <w:t>；</w:t>
        </w:r>
      </w:ins>
      <w:del w:id="556" w:author="Alana Chen" w:date="2016-12-13T17:17:00Z">
        <w:r w:rsidR="00C3032D" w:rsidRPr="0061767E" w:rsidDel="0061767E">
          <w:rPr>
            <w:rFonts w:hint="eastAsia"/>
          </w:rPr>
          <w:delText>，其中“累计已给付的医疗保险金”</w:delText>
        </w:r>
      </w:del>
      <w:del w:id="557" w:author="Alana Chen" w:date="2016-11-18T14:04:00Z">
        <w:r w:rsidR="00C3032D" w:rsidRPr="0061767E" w:rsidDel="0096058A">
          <w:rPr>
            <w:rFonts w:hint="eastAsia"/>
          </w:rPr>
          <w:delText>仅</w:delText>
        </w:r>
      </w:del>
      <w:del w:id="558" w:author="Alana Chen" w:date="2016-12-13T17:17:00Z">
        <w:r w:rsidR="00C3032D" w:rsidRPr="0061767E" w:rsidDel="0061767E">
          <w:rPr>
            <w:rFonts w:hint="eastAsia"/>
          </w:rPr>
          <w:delText>累计</w:delText>
        </w:r>
      </w:del>
      <w:del w:id="559" w:author="Alana Chen" w:date="2016-11-18T14:04:00Z">
        <w:r w:rsidR="00C3032D" w:rsidRPr="0061767E" w:rsidDel="0096058A">
          <w:rPr>
            <w:rFonts w:hint="eastAsia"/>
          </w:rPr>
          <w:delText>当前理算</w:delText>
        </w:r>
      </w:del>
      <w:del w:id="560" w:author="Alana Chen" w:date="2016-12-13T17:17:00Z">
        <w:r w:rsidR="00C3032D" w:rsidRPr="0061767E" w:rsidDel="0061767E">
          <w:rPr>
            <w:rFonts w:hint="eastAsia"/>
          </w:rPr>
          <w:delText>责任既往已给付的赔付金额之和。</w:delText>
        </w:r>
      </w:del>
    </w:p>
    <w:p w:rsidR="0061767E" w:rsidRDefault="0061767E">
      <w:pPr>
        <w:pStyle w:val="ListParagraph"/>
        <w:numPr>
          <w:ilvl w:val="0"/>
          <w:numId w:val="56"/>
        </w:numPr>
        <w:rPr>
          <w:ins w:id="561" w:author="Alana Chen" w:date="2016-12-14T14:22:00Z"/>
        </w:rPr>
        <w:pPrChange w:id="562" w:author="Alana Chen" w:date="2016-12-13T17:17:00Z">
          <w:pPr>
            <w:numPr>
              <w:numId w:val="18"/>
            </w:numPr>
            <w:ind w:left="720" w:hanging="360"/>
          </w:pPr>
        </w:pPrChange>
      </w:pPr>
      <w:ins w:id="563" w:author="Alana Chen" w:date="2016-12-13T17:18:00Z">
        <w:r>
          <w:rPr>
            <w:rFonts w:hint="eastAsia"/>
          </w:rPr>
          <w:t>若“本次第三方先期给付金额”等于</w:t>
        </w:r>
        <w:r>
          <w:rPr>
            <w:rFonts w:hint="eastAsia"/>
          </w:rPr>
          <w:t>0</w:t>
        </w:r>
        <w:r>
          <w:rPr>
            <w:rFonts w:hint="eastAsia"/>
          </w:rPr>
          <w:t>，则“给付比例”取值为</w:t>
        </w:r>
        <w:r>
          <w:rPr>
            <w:rFonts w:hint="eastAsia"/>
          </w:rPr>
          <w:t>0.7</w:t>
        </w:r>
      </w:ins>
      <w:ins w:id="564" w:author="Alana Chen" w:date="2016-12-13T17:19:00Z">
        <w:r w:rsidR="005F5F72">
          <w:rPr>
            <w:rFonts w:hint="eastAsia"/>
          </w:rPr>
          <w:t>。</w:t>
        </w:r>
      </w:ins>
    </w:p>
    <w:p w:rsidR="000721ED" w:rsidRDefault="000721ED">
      <w:pPr>
        <w:pStyle w:val="ListParagraph"/>
        <w:numPr>
          <w:ilvl w:val="0"/>
          <w:numId w:val="56"/>
        </w:numPr>
        <w:rPr>
          <w:ins w:id="565" w:author="Alana Chen" w:date="2016-12-14T14:25:00Z"/>
        </w:rPr>
        <w:pPrChange w:id="566" w:author="Alana Chen" w:date="2016-12-13T17:17:00Z">
          <w:pPr>
            <w:numPr>
              <w:numId w:val="18"/>
            </w:numPr>
            <w:ind w:left="720" w:hanging="360"/>
          </w:pPr>
        </w:pPrChange>
      </w:pPr>
      <w:ins w:id="567" w:author="Alana Chen" w:date="2016-12-14T14:22:00Z">
        <w:r>
          <w:rPr>
            <w:rFonts w:hint="eastAsia"/>
          </w:rPr>
          <w:t>特别说明：如上新增的理算公式与条款描述略有差异，条款中需要扣除“保险期间</w:t>
        </w:r>
      </w:ins>
      <w:ins w:id="568" w:author="Alana Chen" w:date="2016-12-14T14:23:00Z">
        <w:r>
          <w:rPr>
            <w:rFonts w:hint="eastAsia"/>
          </w:rPr>
          <w:t>内累计已给付的医疗保险金”</w:t>
        </w:r>
      </w:ins>
      <w:ins w:id="569" w:author="Alana Chen" w:date="2016-12-14T14:24:00Z">
        <w:r>
          <w:rPr>
            <w:rFonts w:hint="eastAsia"/>
          </w:rPr>
          <w:t>，这部分金额由限额累加器控制，相关</w:t>
        </w:r>
      </w:ins>
      <w:ins w:id="570" w:author="Alana Chen" w:date="2016-12-14T14:25:00Z">
        <w:r>
          <w:rPr>
            <w:rFonts w:hint="eastAsia"/>
          </w:rPr>
          <w:t>沟通邮件参见如下附件：</w:t>
        </w:r>
      </w:ins>
    </w:p>
    <w:p w:rsidR="000721ED" w:rsidRPr="00775889" w:rsidRDefault="000721ED">
      <w:pPr>
        <w:pStyle w:val="ListParagraph"/>
        <w:ind w:left="1440" w:firstLine="0"/>
        <w:pPrChange w:id="571" w:author="Alana Chen" w:date="2016-12-14T14:25:00Z">
          <w:pPr>
            <w:numPr>
              <w:numId w:val="18"/>
            </w:numPr>
            <w:ind w:left="720" w:hanging="360"/>
          </w:pPr>
        </w:pPrChange>
      </w:pPr>
      <w:ins w:id="572" w:author="Alana Chen" w:date="2016-12-14T14:25:00Z">
        <w:r>
          <w:object w:dxaOrig="1534" w:dyaOrig="963">
            <v:shape id="_x0000_i1032" type="#_x0000_t75" style="width:76.5pt;height:48pt" o:ole="">
              <v:imagedata r:id="rId73" o:title=""/>
            </v:shape>
            <o:OLEObject Type="Embed" ProgID="Package" ShapeID="_x0000_i1032" DrawAspect="Icon" ObjectID="_1552548470" r:id="rId74"/>
          </w:object>
        </w:r>
      </w:ins>
      <w:ins w:id="573" w:author="Alana Chen" w:date="2016-12-14T14:26:00Z">
        <w:r>
          <w:object w:dxaOrig="1534" w:dyaOrig="963">
            <v:shape id="_x0000_i1033" type="#_x0000_t75" style="width:76.5pt;height:48pt" o:ole="">
              <v:imagedata r:id="rId75" o:title=""/>
            </v:shape>
            <o:OLEObject Type="Embed" ProgID="Excel.Sheet.12" ShapeID="_x0000_i1033" DrawAspect="Icon" ObjectID="_1552548471" r:id="rId76"/>
          </w:object>
        </w:r>
      </w:ins>
    </w:p>
    <w:p w:rsidR="00C3032D" w:rsidRPr="00D01F4F" w:rsidRDefault="00C3032D" w:rsidP="00C3032D">
      <w:pPr>
        <w:numPr>
          <w:ilvl w:val="0"/>
          <w:numId w:val="18"/>
        </w:numPr>
      </w:pPr>
      <w:r>
        <w:rPr>
          <w:rFonts w:hint="eastAsia"/>
        </w:rPr>
        <w:t>针对“关爱康健医疗保险”险种，</w:t>
      </w:r>
      <w:r>
        <w:rPr>
          <w:rFonts w:hint="eastAsia"/>
          <w:szCs w:val="21"/>
        </w:rPr>
        <w:t>修改现有的责任相关性：</w:t>
      </w:r>
      <w:r w:rsidRPr="00D01F4F">
        <w:rPr>
          <w:rFonts w:hint="eastAsia"/>
          <w:szCs w:val="21"/>
        </w:rPr>
        <w:t>事故日距离保单生效日期的</w:t>
      </w:r>
      <w:r>
        <w:rPr>
          <w:rFonts w:hint="eastAsia"/>
          <w:szCs w:val="21"/>
        </w:rPr>
        <w:t>最大最小天数（35-</w:t>
      </w:r>
      <w:r w:rsidRPr="00D01F4F">
        <w:t xml:space="preserve"> </w:t>
      </w:r>
      <w:r w:rsidRPr="00D01F4F">
        <w:rPr>
          <w:szCs w:val="21"/>
        </w:rPr>
        <w:t>DAYS BETWEEN POLICY ISSUE DATE AND EVENT DATE MIN</w:t>
      </w:r>
      <w:r>
        <w:rPr>
          <w:rFonts w:hint="eastAsia"/>
          <w:szCs w:val="21"/>
        </w:rPr>
        <w:t>、36-</w:t>
      </w:r>
      <w:r w:rsidRPr="00D01F4F">
        <w:t xml:space="preserve"> </w:t>
      </w:r>
      <w:r w:rsidRPr="00D01F4F">
        <w:rPr>
          <w:szCs w:val="21"/>
        </w:rPr>
        <w:t>DAYS BETWEEN POLICY ISSUE DATE AND EVENT DATE MAX</w:t>
      </w:r>
      <w:r>
        <w:rPr>
          <w:rFonts w:hint="eastAsia"/>
          <w:szCs w:val="21"/>
        </w:rPr>
        <w:t>）</w:t>
      </w:r>
    </w:p>
    <w:p w:rsidR="00C3032D" w:rsidRDefault="00C3032D" w:rsidP="00C3032D">
      <w:pPr>
        <w:pStyle w:val="ListParagraph"/>
        <w:numPr>
          <w:ilvl w:val="0"/>
          <w:numId w:val="19"/>
        </w:numPr>
      </w:pPr>
      <w:r>
        <w:rPr>
          <w:rFonts w:hint="eastAsia"/>
        </w:rPr>
        <w:t>若事故日发生在保单首年，则事故日距离保单生效日的最大最小天数取值规则不变；</w:t>
      </w:r>
    </w:p>
    <w:p w:rsidR="00C3032D" w:rsidRPr="00D01F4F" w:rsidRDefault="00C3032D" w:rsidP="00C3032D">
      <w:pPr>
        <w:pStyle w:val="ListParagraph"/>
        <w:numPr>
          <w:ilvl w:val="0"/>
          <w:numId w:val="19"/>
        </w:numPr>
      </w:pPr>
      <w:r>
        <w:rPr>
          <w:rFonts w:hint="eastAsia"/>
        </w:rPr>
        <w:t>若事故日发生在续保后的保单年度，则仍旧以最初的保单生效日作为判断依据。</w:t>
      </w:r>
    </w:p>
    <w:p w:rsidR="00C3032D" w:rsidRDefault="00C3032D" w:rsidP="00C3032D">
      <w:pPr>
        <w:pStyle w:val="Heading3"/>
        <w:rPr>
          <w:lang w:eastAsia="zh-CN"/>
        </w:rPr>
      </w:pPr>
      <w:bookmarkStart w:id="574" w:name="_Toc470788053"/>
      <w:r>
        <w:rPr>
          <w:rFonts w:hint="eastAsia"/>
          <w:lang w:eastAsia="zh-CN"/>
        </w:rPr>
        <w:t>系统定义</w:t>
      </w:r>
      <w:bookmarkEnd w:id="574"/>
    </w:p>
    <w:p w:rsidR="00C3032D" w:rsidRDefault="00C3032D" w:rsidP="006E6D86">
      <w:pPr>
        <w:numPr>
          <w:ilvl w:val="0"/>
          <w:numId w:val="20"/>
        </w:numPr>
      </w:pPr>
      <w:r>
        <w:rPr>
          <w:rFonts w:hint="eastAsia"/>
        </w:rPr>
        <w:t>该险种定义</w:t>
      </w:r>
      <w:del w:id="575" w:author="Alana Chen" w:date="2016-12-06T11:09:00Z">
        <w:r w:rsidDel="00C65A23">
          <w:rPr>
            <w:rFonts w:hint="eastAsia"/>
          </w:rPr>
          <w:delText>4</w:delText>
        </w:r>
      </w:del>
      <w:ins w:id="576" w:author="Alana Chen" w:date="2016-12-06T11:10:00Z">
        <w:r w:rsidR="006E6D86">
          <w:rPr>
            <w:rFonts w:hint="eastAsia"/>
          </w:rPr>
          <w:t>6</w:t>
        </w:r>
      </w:ins>
      <w:r>
        <w:rPr>
          <w:rFonts w:hint="eastAsia"/>
        </w:rPr>
        <w:t>个一般责任：650-意外住院医疗费用、651-疾病住院医疗费用、</w:t>
      </w:r>
      <w:ins w:id="577" w:author="Alana Chen" w:date="2016-12-09T11:28:00Z">
        <w:r w:rsidR="007A4130">
          <w:rPr>
            <w:rFonts w:hint="eastAsia"/>
          </w:rPr>
          <w:t>697-</w:t>
        </w:r>
        <w:r w:rsidR="007A4130" w:rsidRPr="0024287A">
          <w:rPr>
            <w:rFonts w:hint="eastAsia"/>
          </w:rPr>
          <w:t>意外住院前后门急诊费用</w:t>
        </w:r>
        <w:r w:rsidR="007A4130">
          <w:rPr>
            <w:rFonts w:hint="eastAsia"/>
          </w:rPr>
          <w:t>、698</w:t>
        </w:r>
        <w:r w:rsidR="007A4130" w:rsidRPr="0024287A">
          <w:rPr>
            <w:rFonts w:hint="eastAsia"/>
          </w:rPr>
          <w:t>-疾病住院前后门急诊费用</w:t>
        </w:r>
        <w:r w:rsidR="007A4130">
          <w:rPr>
            <w:rFonts w:hint="eastAsia"/>
          </w:rPr>
          <w:t>、</w:t>
        </w:r>
      </w:ins>
      <w:r>
        <w:rPr>
          <w:rFonts w:hint="eastAsia"/>
        </w:rPr>
        <w:t>687-意外特殊门诊医疗、688-疾病特殊门诊医疗</w:t>
      </w:r>
    </w:p>
    <w:p w:rsidR="00C3032D" w:rsidRDefault="00C3032D" w:rsidP="00C3032D">
      <w:pPr>
        <w:pStyle w:val="ListParagraph"/>
        <w:numPr>
          <w:ilvl w:val="0"/>
          <w:numId w:val="19"/>
        </w:numPr>
        <w:rPr>
          <w:rFonts w:ascii="宋体" w:hAnsi="宋体" w:cs="Times New Roman"/>
          <w:kern w:val="2"/>
          <w:szCs w:val="24"/>
        </w:rPr>
      </w:pPr>
      <w:r w:rsidRPr="00F64AF3">
        <w:rPr>
          <w:rFonts w:ascii="宋体" w:hAnsi="宋体" w:cs="Times New Roman" w:hint="eastAsia"/>
          <w:kern w:val="2"/>
          <w:szCs w:val="24"/>
        </w:rPr>
        <w:t>650-意外住院医疗费用</w:t>
      </w:r>
      <w:r>
        <w:rPr>
          <w:rFonts w:ascii="宋体" w:hAnsi="宋体" w:cs="Times New Roman" w:hint="eastAsia"/>
          <w:kern w:val="2"/>
          <w:szCs w:val="24"/>
        </w:rPr>
        <w:t>：</w:t>
      </w:r>
    </w:p>
    <w:p w:rsidR="00C3032D" w:rsidRDefault="00C3032D" w:rsidP="00C3032D">
      <w:pPr>
        <w:pStyle w:val="ListParagraph"/>
        <w:numPr>
          <w:ilvl w:val="0"/>
          <w:numId w:val="23"/>
        </w:numPr>
        <w:rPr>
          <w:rFonts w:ascii="宋体" w:hAnsi="宋体" w:cs="Times New Roman"/>
          <w:kern w:val="2"/>
          <w:szCs w:val="24"/>
        </w:rPr>
      </w:pPr>
      <w:r>
        <w:rPr>
          <w:rFonts w:ascii="宋体" w:hAnsi="宋体" w:cs="Times New Roman" w:hint="eastAsia"/>
          <w:kern w:val="2"/>
          <w:szCs w:val="24"/>
        </w:rPr>
        <w:t>采用新增的理算公式</w:t>
      </w:r>
      <w:r w:rsidRPr="00F37CCD">
        <w:rPr>
          <w:rFonts w:ascii="宋体" w:hAnsi="宋体" w:cs="Times New Roman"/>
          <w:kern w:val="2"/>
          <w:szCs w:val="24"/>
        </w:rPr>
        <w:t>P_CLM_CALC_</w:t>
      </w:r>
      <w:del w:id="578" w:author="Alana Chen" w:date="2016-12-05T11:25:00Z">
        <w:r w:rsidRPr="00F37CCD" w:rsidDel="00F24157">
          <w:rPr>
            <w:rFonts w:ascii="宋体" w:hAnsi="宋体" w:cs="Times New Roman"/>
            <w:kern w:val="2"/>
            <w:szCs w:val="24"/>
          </w:rPr>
          <w:delText>G</w:delText>
        </w:r>
        <w:r w:rsidRPr="00F37CCD" w:rsidDel="00F24157">
          <w:rPr>
            <w:rFonts w:ascii="宋体" w:hAnsi="宋体" w:cs="Times New Roman" w:hint="eastAsia"/>
            <w:kern w:val="2"/>
            <w:szCs w:val="24"/>
          </w:rPr>
          <w:delText>X</w:delText>
        </w:r>
      </w:del>
      <w:ins w:id="579" w:author="Alana Chen" w:date="2016-12-05T11:25:00Z">
        <w:r w:rsidR="00F24157" w:rsidRPr="00F37CCD">
          <w:rPr>
            <w:rFonts w:ascii="宋体" w:hAnsi="宋体" w:cs="Times New Roman"/>
            <w:kern w:val="2"/>
            <w:szCs w:val="24"/>
          </w:rPr>
          <w:t>G</w:t>
        </w:r>
        <w:r w:rsidR="00F24157">
          <w:rPr>
            <w:rFonts w:ascii="宋体" w:hAnsi="宋体" w:cs="Times New Roman" w:hint="eastAsia"/>
            <w:kern w:val="2"/>
            <w:szCs w:val="24"/>
          </w:rPr>
          <w:t>162</w:t>
        </w:r>
      </w:ins>
      <w:r w:rsidRPr="00F37CCD">
        <w:rPr>
          <w:rFonts w:ascii="宋体" w:hAnsi="宋体" w:cs="Times New Roman" w:hint="eastAsia"/>
          <w:kern w:val="2"/>
          <w:szCs w:val="24"/>
        </w:rPr>
        <w:t>，即：“</w:t>
      </w:r>
      <w:ins w:id="580" w:author="Alana Chen" w:date="2016-12-13T17:19:00Z">
        <w:r w:rsidR="005F5F72" w:rsidRPr="006968CA">
          <w:rPr>
            <w:rFonts w:hint="eastAsia"/>
            <w:szCs w:val="24"/>
          </w:rPr>
          <w:t>（本次案件的核定金额</w:t>
        </w:r>
        <w:r w:rsidR="005F5F72" w:rsidRPr="006968CA">
          <w:rPr>
            <w:szCs w:val="24"/>
          </w:rPr>
          <w:t>-</w:t>
        </w:r>
        <w:r w:rsidR="005F5F72" w:rsidRPr="006968CA">
          <w:rPr>
            <w:rFonts w:hint="eastAsia"/>
            <w:szCs w:val="24"/>
          </w:rPr>
          <w:t>本次第三方先期给付金额）</w:t>
        </w:r>
        <w:r w:rsidR="005F5F72" w:rsidRPr="006968CA">
          <w:rPr>
            <w:szCs w:val="24"/>
          </w:rPr>
          <w:t xml:space="preserve">* </w:t>
        </w:r>
        <w:r w:rsidR="005F5F72" w:rsidRPr="006968CA">
          <w:rPr>
            <w:rFonts w:hint="eastAsia"/>
            <w:szCs w:val="24"/>
          </w:rPr>
          <w:t>给付比例</w:t>
        </w:r>
        <w:r w:rsidR="005F5F72" w:rsidRPr="006968CA">
          <w:rPr>
            <w:szCs w:val="24"/>
          </w:rPr>
          <w:t>-</w:t>
        </w:r>
        <w:r w:rsidR="005F5F72" w:rsidRPr="006968CA">
          <w:rPr>
            <w:rFonts w:hint="eastAsia"/>
            <w:szCs w:val="24"/>
          </w:rPr>
          <w:t>年免赔额</w:t>
        </w:r>
      </w:ins>
      <w:del w:id="581" w:author="Alana Chen" w:date="2016-12-13T17:19:00Z">
        <w:r w:rsidRPr="00F37CCD" w:rsidDel="005F5F72">
          <w:rPr>
            <w:rFonts w:ascii="宋体" w:hAnsi="宋体" w:cs="Times New Roman" w:hint="eastAsia"/>
            <w:kern w:val="2"/>
            <w:szCs w:val="24"/>
          </w:rPr>
          <w:delText>（实际花费-扣除费用）* 给付比例-年免赔额-累计已给付的医疗保险金</w:delText>
        </w:r>
      </w:del>
      <w:r w:rsidRPr="00F37CCD">
        <w:rPr>
          <w:rFonts w:ascii="宋体" w:hAnsi="宋体" w:cs="Times New Roman" w:hint="eastAsia"/>
          <w:kern w:val="2"/>
          <w:szCs w:val="24"/>
        </w:rPr>
        <w:t>”</w:t>
      </w:r>
      <w:r>
        <w:rPr>
          <w:rFonts w:ascii="宋体" w:hAnsi="宋体" w:cs="Times New Roman" w:hint="eastAsia"/>
          <w:kern w:val="2"/>
          <w:szCs w:val="24"/>
        </w:rPr>
        <w:t>；</w:t>
      </w:r>
    </w:p>
    <w:p w:rsidR="00C3032D" w:rsidRPr="00F37CCD" w:rsidDel="00E05C53" w:rsidRDefault="00C3032D" w:rsidP="00C3032D">
      <w:pPr>
        <w:pStyle w:val="ListParagraph"/>
        <w:numPr>
          <w:ilvl w:val="0"/>
          <w:numId w:val="23"/>
        </w:numPr>
        <w:rPr>
          <w:del w:id="582" w:author="Alana Chen" w:date="2016-12-06T17:22:00Z"/>
          <w:rFonts w:ascii="宋体" w:hAnsi="宋体" w:cs="Times New Roman"/>
          <w:kern w:val="2"/>
          <w:szCs w:val="24"/>
        </w:rPr>
      </w:pPr>
      <w:del w:id="583" w:author="Alana Chen" w:date="2016-12-06T17:22:00Z">
        <w:r w:rsidDel="00E05C53">
          <w:rPr>
            <w:rFonts w:ascii="宋体" w:hAnsi="宋体" w:cs="Times New Roman" w:hint="eastAsia"/>
            <w:kern w:val="2"/>
            <w:szCs w:val="24"/>
          </w:rPr>
          <w:delText>新增一个免赔额累加器，采用</w:delText>
        </w:r>
        <w:r w:rsidRPr="007348EA" w:rsidDel="00E05C53">
          <w:rPr>
            <w:rFonts w:ascii="宋体" w:hAnsi="宋体" w:cs="Times New Roman"/>
            <w:kern w:val="2"/>
            <w:szCs w:val="24"/>
          </w:rPr>
          <w:delText>计算公式P_CLM_ACCUTOR_G10，即“险种的免赔额”</w:delText>
        </w:r>
        <w:r w:rsidRPr="007348EA" w:rsidDel="00E05C53">
          <w:rPr>
            <w:rFonts w:ascii="宋体" w:hAnsi="宋体" w:cs="Times New Roman" w:hint="eastAsia"/>
            <w:kern w:val="2"/>
            <w:szCs w:val="24"/>
          </w:rPr>
          <w:delText>，累加期间为每保单年度（</w:delText>
        </w:r>
        <w:r w:rsidRPr="007348EA" w:rsidDel="00E05C53">
          <w:rPr>
            <w:rFonts w:ascii="宋体" w:hAnsi="宋体" w:cs="Times New Roman"/>
            <w:kern w:val="2"/>
            <w:szCs w:val="24"/>
          </w:rPr>
          <w:delText>def_period_type</w:delText>
        </w:r>
        <w:r w:rsidRPr="007348EA" w:rsidDel="00E05C53">
          <w:rPr>
            <w:rFonts w:ascii="宋体" w:hAnsi="宋体" w:cs="Times New Roman" w:hint="eastAsia"/>
            <w:kern w:val="2"/>
            <w:szCs w:val="24"/>
          </w:rPr>
          <w:delText>=6</w:delText>
        </w:r>
        <w:r w:rsidRPr="007348EA" w:rsidDel="00E05C53">
          <w:rPr>
            <w:rFonts w:ascii="宋体" w:hAnsi="宋体" w:cs="Times New Roman"/>
            <w:kern w:val="2"/>
            <w:szCs w:val="24"/>
          </w:rPr>
          <w:delText>- During Per policy year</w:delText>
        </w:r>
        <w:r w:rsidRPr="007348EA" w:rsidDel="00E05C53">
          <w:rPr>
            <w:rFonts w:ascii="宋体" w:hAnsi="宋体" w:cs="Times New Roman" w:hint="eastAsia"/>
            <w:kern w:val="2"/>
            <w:szCs w:val="24"/>
          </w:rPr>
          <w:delText>）</w:delText>
        </w:r>
        <w:r w:rsidDel="00E05C53">
          <w:rPr>
            <w:rFonts w:ascii="宋体" w:hAnsi="宋体" w:cs="Times New Roman" w:hint="eastAsia"/>
            <w:kern w:val="2"/>
            <w:szCs w:val="24"/>
          </w:rPr>
          <w:delText>。</w:delText>
        </w:r>
      </w:del>
    </w:p>
    <w:p w:rsidR="00C3032D" w:rsidRPr="00F37CCD" w:rsidRDefault="00C3032D" w:rsidP="00C3032D">
      <w:pPr>
        <w:pStyle w:val="ListParagraph"/>
        <w:numPr>
          <w:ilvl w:val="0"/>
          <w:numId w:val="19"/>
        </w:numPr>
        <w:rPr>
          <w:rFonts w:ascii="宋体" w:hAnsi="宋体" w:cs="Times New Roman"/>
          <w:kern w:val="2"/>
          <w:szCs w:val="24"/>
        </w:rPr>
      </w:pPr>
      <w:r w:rsidRPr="00F64AF3">
        <w:rPr>
          <w:rFonts w:ascii="宋体" w:hAnsi="宋体" w:cs="Times New Roman" w:hint="eastAsia"/>
          <w:kern w:val="2"/>
          <w:szCs w:val="24"/>
        </w:rPr>
        <w:t>651-疾病住院医疗费用</w:t>
      </w:r>
      <w:r>
        <w:rPr>
          <w:rFonts w:ascii="宋体" w:hAnsi="宋体" w:cs="Times New Roman" w:hint="eastAsia"/>
          <w:kern w:val="2"/>
          <w:szCs w:val="24"/>
        </w:rPr>
        <w:t>：需定义一对相关性</w:t>
      </w:r>
      <w:r w:rsidRPr="007F00D4">
        <w:rPr>
          <w:rFonts w:ascii="宋体" w:hAnsi="宋体" w:cs="Times New Roman" w:hint="eastAsia"/>
          <w:kern w:val="2"/>
          <w:szCs w:val="24"/>
        </w:rPr>
        <w:t>事故日距离保单生效日期的最大最小天数（35-</w:t>
      </w:r>
      <w:r w:rsidRPr="007F00D4">
        <w:rPr>
          <w:rFonts w:ascii="宋体" w:hAnsi="宋体" w:cs="Times New Roman"/>
          <w:kern w:val="2"/>
          <w:szCs w:val="24"/>
        </w:rPr>
        <w:t xml:space="preserve"> DAYS BETWEEN POLICY ISSUE DATE AND EVENT DATE MIN</w:t>
      </w:r>
      <w:r w:rsidRPr="007F00D4">
        <w:rPr>
          <w:rFonts w:ascii="宋体" w:hAnsi="宋体" w:cs="Times New Roman" w:hint="eastAsia"/>
          <w:kern w:val="2"/>
          <w:szCs w:val="24"/>
        </w:rPr>
        <w:t>、36-</w:t>
      </w:r>
      <w:r w:rsidRPr="007F00D4">
        <w:rPr>
          <w:rFonts w:ascii="宋体" w:hAnsi="宋体" w:cs="Times New Roman"/>
          <w:kern w:val="2"/>
          <w:szCs w:val="24"/>
        </w:rPr>
        <w:t xml:space="preserve"> DAYS BETWEEN POLICY ISSUE DATE AND EVENT DATE MAX</w:t>
      </w:r>
      <w:r w:rsidRPr="007F00D4">
        <w:rPr>
          <w:rFonts w:ascii="宋体" w:hAnsi="宋体" w:cs="Times New Roman" w:hint="eastAsia"/>
          <w:kern w:val="2"/>
          <w:szCs w:val="24"/>
        </w:rPr>
        <w:t>）</w:t>
      </w:r>
    </w:p>
    <w:p w:rsidR="00C3032D" w:rsidRDefault="00C3032D" w:rsidP="00C3032D">
      <w:pPr>
        <w:pStyle w:val="ListParagraph"/>
        <w:numPr>
          <w:ilvl w:val="0"/>
          <w:numId w:val="21"/>
        </w:numPr>
        <w:rPr>
          <w:rFonts w:ascii="宋体" w:hAnsi="宋体" w:cs="Times New Roman"/>
          <w:kern w:val="2"/>
          <w:szCs w:val="24"/>
        </w:rPr>
      </w:pPr>
      <w:r>
        <w:rPr>
          <w:rFonts w:ascii="宋体" w:hAnsi="宋体" w:cs="Times New Roman" w:hint="eastAsia"/>
          <w:kern w:val="2"/>
          <w:szCs w:val="24"/>
        </w:rPr>
        <w:t>若事故日距离保单生效日在0-30（包含）天，则采用理算公式</w:t>
      </w:r>
      <w:r w:rsidRPr="00F37CCD">
        <w:rPr>
          <w:rFonts w:ascii="宋体" w:hAnsi="宋体" w:cs="Times New Roman"/>
          <w:kern w:val="2"/>
          <w:szCs w:val="24"/>
        </w:rPr>
        <w:t>P_CLM_CALC_G</w:t>
      </w:r>
      <w:r>
        <w:rPr>
          <w:rFonts w:ascii="宋体" w:hAnsi="宋体" w:cs="Times New Roman" w:hint="eastAsia"/>
          <w:kern w:val="2"/>
          <w:szCs w:val="24"/>
        </w:rPr>
        <w:t>5，即“参数1*保额”，参数1定义为0；</w:t>
      </w:r>
    </w:p>
    <w:p w:rsidR="00C3032D" w:rsidRDefault="00C3032D" w:rsidP="00C3032D">
      <w:pPr>
        <w:pStyle w:val="ListParagraph"/>
        <w:numPr>
          <w:ilvl w:val="0"/>
          <w:numId w:val="21"/>
        </w:numPr>
        <w:rPr>
          <w:rFonts w:ascii="宋体" w:hAnsi="宋体" w:cs="Times New Roman"/>
          <w:kern w:val="2"/>
          <w:szCs w:val="24"/>
        </w:rPr>
      </w:pPr>
      <w:r>
        <w:rPr>
          <w:rFonts w:ascii="宋体" w:hAnsi="宋体" w:cs="Times New Roman" w:hint="eastAsia"/>
          <w:kern w:val="2"/>
          <w:szCs w:val="24"/>
        </w:rPr>
        <w:t>若事故日距离保单生效日在30（不含）-9999999999天，则采用理算公式</w:t>
      </w:r>
      <w:r w:rsidRPr="00F37CCD">
        <w:rPr>
          <w:rFonts w:ascii="宋体" w:hAnsi="宋体" w:cs="Times New Roman"/>
          <w:kern w:val="2"/>
          <w:szCs w:val="24"/>
        </w:rPr>
        <w:t>P_CLM_CALC_</w:t>
      </w:r>
      <w:del w:id="584" w:author="Alana Chen" w:date="2016-12-05T11:26:00Z">
        <w:r w:rsidRPr="00F37CCD" w:rsidDel="00F24157">
          <w:rPr>
            <w:rFonts w:ascii="宋体" w:hAnsi="宋体" w:cs="Times New Roman"/>
            <w:kern w:val="2"/>
            <w:szCs w:val="24"/>
          </w:rPr>
          <w:delText>G</w:delText>
        </w:r>
        <w:r w:rsidRPr="00F37CCD" w:rsidDel="00F24157">
          <w:rPr>
            <w:rFonts w:ascii="宋体" w:hAnsi="宋体" w:cs="Times New Roman" w:hint="eastAsia"/>
            <w:kern w:val="2"/>
            <w:szCs w:val="24"/>
          </w:rPr>
          <w:delText>X</w:delText>
        </w:r>
      </w:del>
      <w:ins w:id="585" w:author="Alana Chen" w:date="2016-12-05T11:26:00Z">
        <w:r w:rsidR="00F24157" w:rsidRPr="00F37CCD">
          <w:rPr>
            <w:rFonts w:ascii="宋体" w:hAnsi="宋体" w:cs="Times New Roman"/>
            <w:kern w:val="2"/>
            <w:szCs w:val="24"/>
          </w:rPr>
          <w:t>G</w:t>
        </w:r>
        <w:r w:rsidR="00F24157">
          <w:rPr>
            <w:rFonts w:ascii="宋体" w:hAnsi="宋体" w:cs="Times New Roman" w:hint="eastAsia"/>
            <w:kern w:val="2"/>
            <w:szCs w:val="24"/>
          </w:rPr>
          <w:t>162</w:t>
        </w:r>
      </w:ins>
      <w:r w:rsidRPr="00F37CCD">
        <w:rPr>
          <w:rFonts w:ascii="宋体" w:hAnsi="宋体" w:cs="Times New Roman" w:hint="eastAsia"/>
          <w:kern w:val="2"/>
          <w:szCs w:val="24"/>
        </w:rPr>
        <w:t>，即：“</w:t>
      </w:r>
      <w:ins w:id="586" w:author="Alana Chen" w:date="2016-12-13T17:19:00Z">
        <w:r w:rsidR="005F5F72" w:rsidRPr="006968CA">
          <w:rPr>
            <w:rFonts w:hint="eastAsia"/>
            <w:szCs w:val="24"/>
          </w:rPr>
          <w:t>（本次案件的核定金额</w:t>
        </w:r>
        <w:r w:rsidR="005F5F72" w:rsidRPr="006968CA">
          <w:rPr>
            <w:szCs w:val="24"/>
          </w:rPr>
          <w:t>-</w:t>
        </w:r>
        <w:r w:rsidR="005F5F72" w:rsidRPr="006968CA">
          <w:rPr>
            <w:rFonts w:hint="eastAsia"/>
            <w:szCs w:val="24"/>
          </w:rPr>
          <w:t>本次第三方先期给付金额）</w:t>
        </w:r>
        <w:r w:rsidR="005F5F72" w:rsidRPr="006968CA">
          <w:rPr>
            <w:szCs w:val="24"/>
          </w:rPr>
          <w:t xml:space="preserve">* </w:t>
        </w:r>
        <w:r w:rsidR="005F5F72" w:rsidRPr="006968CA">
          <w:rPr>
            <w:rFonts w:hint="eastAsia"/>
            <w:szCs w:val="24"/>
          </w:rPr>
          <w:t>给付比例</w:t>
        </w:r>
        <w:r w:rsidR="005F5F72" w:rsidRPr="006968CA">
          <w:rPr>
            <w:szCs w:val="24"/>
          </w:rPr>
          <w:t>-</w:t>
        </w:r>
        <w:r w:rsidR="005F5F72" w:rsidRPr="006968CA">
          <w:rPr>
            <w:rFonts w:hint="eastAsia"/>
            <w:szCs w:val="24"/>
          </w:rPr>
          <w:t>年免赔额</w:t>
        </w:r>
      </w:ins>
      <w:del w:id="587" w:author="Alana Chen" w:date="2016-12-13T17:19:00Z">
        <w:r w:rsidRPr="00F37CCD" w:rsidDel="005F5F72">
          <w:rPr>
            <w:rFonts w:ascii="宋体" w:hAnsi="宋体" w:cs="Times New Roman" w:hint="eastAsia"/>
            <w:kern w:val="2"/>
            <w:szCs w:val="24"/>
          </w:rPr>
          <w:delText>（实际花费-扣除费用）* 给付比例-年免赔额-累计已给付的医疗保险金</w:delText>
        </w:r>
      </w:del>
      <w:r w:rsidRPr="00F37CCD">
        <w:rPr>
          <w:rFonts w:ascii="宋体" w:hAnsi="宋体" w:cs="Times New Roman" w:hint="eastAsia"/>
          <w:kern w:val="2"/>
          <w:szCs w:val="24"/>
        </w:rPr>
        <w:t>”</w:t>
      </w:r>
      <w:r>
        <w:rPr>
          <w:rFonts w:ascii="宋体" w:hAnsi="宋体" w:cs="Times New Roman" w:hint="eastAsia"/>
          <w:kern w:val="2"/>
          <w:szCs w:val="24"/>
        </w:rPr>
        <w:t>；</w:t>
      </w:r>
    </w:p>
    <w:p w:rsidR="00C3032D" w:rsidRPr="00F64AF3" w:rsidDel="00E05C53" w:rsidRDefault="00C3032D" w:rsidP="00C3032D">
      <w:pPr>
        <w:pStyle w:val="ListParagraph"/>
        <w:numPr>
          <w:ilvl w:val="0"/>
          <w:numId w:val="21"/>
        </w:numPr>
        <w:rPr>
          <w:del w:id="588" w:author="Alana Chen" w:date="2016-12-06T17:22:00Z"/>
          <w:rFonts w:ascii="宋体" w:hAnsi="宋体" w:cs="Times New Roman"/>
          <w:kern w:val="2"/>
          <w:szCs w:val="24"/>
        </w:rPr>
      </w:pPr>
      <w:del w:id="589" w:author="Alana Chen" w:date="2016-12-06T17:22:00Z">
        <w:r w:rsidDel="00E05C53">
          <w:rPr>
            <w:rFonts w:ascii="宋体" w:hAnsi="宋体" w:cs="Times New Roman" w:hint="eastAsia"/>
            <w:kern w:val="2"/>
            <w:szCs w:val="24"/>
          </w:rPr>
          <w:delText>新增一个免赔额累加器，采用</w:delText>
        </w:r>
        <w:r w:rsidRPr="007348EA" w:rsidDel="00E05C53">
          <w:rPr>
            <w:rFonts w:ascii="宋体" w:hAnsi="宋体" w:cs="Times New Roman"/>
            <w:kern w:val="2"/>
            <w:szCs w:val="24"/>
          </w:rPr>
          <w:delText>计算公式P_CLM_ACCUTOR_G10，即“险种的免赔额”</w:delText>
        </w:r>
        <w:r w:rsidRPr="007348EA" w:rsidDel="00E05C53">
          <w:rPr>
            <w:rFonts w:ascii="宋体" w:hAnsi="宋体" w:cs="Times New Roman" w:hint="eastAsia"/>
            <w:kern w:val="2"/>
            <w:szCs w:val="24"/>
          </w:rPr>
          <w:delText>，累加期间为每保单年度（</w:delText>
        </w:r>
        <w:r w:rsidRPr="007348EA" w:rsidDel="00E05C53">
          <w:rPr>
            <w:rFonts w:ascii="宋体" w:hAnsi="宋体" w:cs="Times New Roman"/>
            <w:kern w:val="2"/>
            <w:szCs w:val="24"/>
          </w:rPr>
          <w:delText>def_period_type</w:delText>
        </w:r>
        <w:r w:rsidRPr="007348EA" w:rsidDel="00E05C53">
          <w:rPr>
            <w:rFonts w:ascii="宋体" w:hAnsi="宋体" w:cs="Times New Roman" w:hint="eastAsia"/>
            <w:kern w:val="2"/>
            <w:szCs w:val="24"/>
          </w:rPr>
          <w:delText>=6</w:delText>
        </w:r>
        <w:r w:rsidRPr="007348EA" w:rsidDel="00E05C53">
          <w:rPr>
            <w:rFonts w:ascii="宋体" w:hAnsi="宋体" w:cs="Times New Roman"/>
            <w:kern w:val="2"/>
            <w:szCs w:val="24"/>
          </w:rPr>
          <w:delText>- During Per policy year</w:delText>
        </w:r>
        <w:r w:rsidRPr="007348EA" w:rsidDel="00E05C53">
          <w:rPr>
            <w:rFonts w:ascii="宋体" w:hAnsi="宋体" w:cs="Times New Roman" w:hint="eastAsia"/>
            <w:kern w:val="2"/>
            <w:szCs w:val="24"/>
          </w:rPr>
          <w:delText>）</w:delText>
        </w:r>
        <w:r w:rsidDel="00E05C53">
          <w:rPr>
            <w:rFonts w:ascii="宋体" w:hAnsi="宋体" w:cs="Times New Roman" w:hint="eastAsia"/>
            <w:kern w:val="2"/>
            <w:szCs w:val="24"/>
          </w:rPr>
          <w:delText>。</w:delText>
        </w:r>
      </w:del>
    </w:p>
    <w:p w:rsidR="007A4130" w:rsidRPr="00B235EB" w:rsidRDefault="007A4130" w:rsidP="007A4130">
      <w:pPr>
        <w:pStyle w:val="ListParagraph"/>
        <w:numPr>
          <w:ilvl w:val="0"/>
          <w:numId w:val="19"/>
        </w:numPr>
        <w:rPr>
          <w:ins w:id="590" w:author="Alana Chen" w:date="2016-12-09T11:29:00Z"/>
        </w:rPr>
      </w:pPr>
      <w:ins w:id="591" w:author="Alana Chen" w:date="2016-12-09T11:29:00Z">
        <w:r>
          <w:rPr>
            <w:rFonts w:hint="eastAsia"/>
          </w:rPr>
          <w:t>697-</w:t>
        </w:r>
        <w:r w:rsidRPr="0024287A">
          <w:rPr>
            <w:rFonts w:ascii="宋体" w:hAnsi="宋体" w:hint="eastAsia"/>
            <w:szCs w:val="24"/>
          </w:rPr>
          <w:t>意外住院前后门急诊费用</w:t>
        </w:r>
        <w:r>
          <w:rPr>
            <w:rFonts w:ascii="宋体" w:hAnsi="宋体" w:hint="eastAsia"/>
            <w:szCs w:val="24"/>
          </w:rPr>
          <w:t>：</w:t>
        </w:r>
      </w:ins>
    </w:p>
    <w:p w:rsidR="007A4130" w:rsidRPr="00B235EB" w:rsidRDefault="007A4130" w:rsidP="007A4130">
      <w:pPr>
        <w:pStyle w:val="ListParagraph"/>
        <w:numPr>
          <w:ilvl w:val="0"/>
          <w:numId w:val="54"/>
        </w:numPr>
        <w:rPr>
          <w:ins w:id="592" w:author="Alana Chen" w:date="2016-12-09T11:29:00Z"/>
        </w:rPr>
      </w:pPr>
      <w:ins w:id="593" w:author="Alana Chen" w:date="2016-12-09T11:29:00Z">
        <w:r>
          <w:rPr>
            <w:rFonts w:ascii="宋体" w:hAnsi="宋体" w:cs="Times New Roman" w:hint="eastAsia"/>
            <w:kern w:val="2"/>
            <w:szCs w:val="24"/>
          </w:rPr>
          <w:t>采用新增的理算公式</w:t>
        </w:r>
        <w:r w:rsidRPr="00F37CCD">
          <w:rPr>
            <w:rFonts w:ascii="宋体" w:hAnsi="宋体" w:cs="Times New Roman"/>
            <w:kern w:val="2"/>
            <w:szCs w:val="24"/>
          </w:rPr>
          <w:t>P_CLM_CALC_G</w:t>
        </w:r>
        <w:r>
          <w:rPr>
            <w:rFonts w:ascii="宋体" w:hAnsi="宋体" w:cs="Times New Roman" w:hint="eastAsia"/>
            <w:kern w:val="2"/>
            <w:szCs w:val="24"/>
          </w:rPr>
          <w:t>162</w:t>
        </w:r>
        <w:r w:rsidRPr="00F37CCD">
          <w:rPr>
            <w:rFonts w:ascii="宋体" w:hAnsi="宋体" w:cs="Times New Roman" w:hint="eastAsia"/>
            <w:kern w:val="2"/>
            <w:szCs w:val="24"/>
          </w:rPr>
          <w:t>，即：“</w:t>
        </w:r>
      </w:ins>
      <w:ins w:id="594" w:author="Alana Chen" w:date="2016-12-13T17:20:00Z">
        <w:r w:rsidR="005F5F72" w:rsidRPr="006968CA">
          <w:rPr>
            <w:rFonts w:hint="eastAsia"/>
            <w:szCs w:val="24"/>
          </w:rPr>
          <w:t>（本次案件的核定金额</w:t>
        </w:r>
        <w:r w:rsidR="005F5F72" w:rsidRPr="006968CA">
          <w:rPr>
            <w:szCs w:val="24"/>
          </w:rPr>
          <w:t>-</w:t>
        </w:r>
        <w:r w:rsidR="005F5F72" w:rsidRPr="006968CA">
          <w:rPr>
            <w:rFonts w:hint="eastAsia"/>
            <w:szCs w:val="24"/>
          </w:rPr>
          <w:t>本次第三方先期给付金额）</w:t>
        </w:r>
        <w:r w:rsidR="005F5F72" w:rsidRPr="006968CA">
          <w:rPr>
            <w:szCs w:val="24"/>
          </w:rPr>
          <w:t xml:space="preserve">* </w:t>
        </w:r>
        <w:r w:rsidR="005F5F72" w:rsidRPr="006968CA">
          <w:rPr>
            <w:rFonts w:hint="eastAsia"/>
            <w:szCs w:val="24"/>
          </w:rPr>
          <w:t>给付比例</w:t>
        </w:r>
        <w:r w:rsidR="005F5F72" w:rsidRPr="006968CA">
          <w:rPr>
            <w:szCs w:val="24"/>
          </w:rPr>
          <w:t>-</w:t>
        </w:r>
        <w:r w:rsidR="005F5F72" w:rsidRPr="006968CA">
          <w:rPr>
            <w:rFonts w:hint="eastAsia"/>
            <w:szCs w:val="24"/>
          </w:rPr>
          <w:t>年免赔额</w:t>
        </w:r>
      </w:ins>
      <w:ins w:id="595" w:author="Alana Chen" w:date="2016-12-09T11:29:00Z">
        <w:r w:rsidRPr="00F37CCD">
          <w:rPr>
            <w:rFonts w:ascii="宋体" w:hAnsi="宋体" w:cs="Times New Roman" w:hint="eastAsia"/>
            <w:kern w:val="2"/>
            <w:szCs w:val="24"/>
          </w:rPr>
          <w:t>”</w:t>
        </w:r>
        <w:r>
          <w:rPr>
            <w:rFonts w:ascii="宋体" w:hAnsi="宋体" w:cs="Times New Roman" w:hint="eastAsia"/>
            <w:kern w:val="2"/>
            <w:szCs w:val="24"/>
          </w:rPr>
          <w:t>；</w:t>
        </w:r>
      </w:ins>
    </w:p>
    <w:p w:rsidR="007A4130" w:rsidRPr="004C0D41" w:rsidRDefault="007A4130" w:rsidP="007A4130">
      <w:pPr>
        <w:pStyle w:val="ListParagraph"/>
        <w:numPr>
          <w:ilvl w:val="0"/>
          <w:numId w:val="19"/>
        </w:numPr>
        <w:rPr>
          <w:ins w:id="596" w:author="Alana Chen" w:date="2016-12-09T11:29:00Z"/>
        </w:rPr>
      </w:pPr>
      <w:ins w:id="597" w:author="Alana Chen" w:date="2016-12-09T11:29:00Z">
        <w:r>
          <w:rPr>
            <w:rFonts w:hint="eastAsia"/>
            <w:szCs w:val="24"/>
          </w:rPr>
          <w:t>698</w:t>
        </w:r>
        <w:r w:rsidRPr="0024287A">
          <w:rPr>
            <w:rFonts w:hint="eastAsia"/>
            <w:szCs w:val="24"/>
          </w:rPr>
          <w:t>-</w:t>
        </w:r>
        <w:r w:rsidRPr="0024287A">
          <w:rPr>
            <w:rFonts w:ascii="宋体" w:hAnsi="宋体" w:hint="eastAsia"/>
            <w:szCs w:val="24"/>
          </w:rPr>
          <w:t>疾病住院前后门急诊费用</w:t>
        </w:r>
        <w:r>
          <w:rPr>
            <w:rFonts w:ascii="宋体" w:hAnsi="宋体" w:hint="eastAsia"/>
            <w:szCs w:val="24"/>
          </w:rPr>
          <w:t>：</w:t>
        </w:r>
        <w:r>
          <w:rPr>
            <w:rFonts w:ascii="宋体" w:hAnsi="宋体" w:cs="Times New Roman" w:hint="eastAsia"/>
            <w:kern w:val="2"/>
            <w:szCs w:val="24"/>
          </w:rPr>
          <w:t>需定义一对相关性</w:t>
        </w:r>
        <w:r w:rsidRPr="007F00D4">
          <w:rPr>
            <w:rFonts w:ascii="宋体" w:hAnsi="宋体" w:cs="Times New Roman" w:hint="eastAsia"/>
            <w:kern w:val="2"/>
            <w:szCs w:val="24"/>
          </w:rPr>
          <w:t>事故日距离保单生效日期的最大最小天数（35-</w:t>
        </w:r>
        <w:r w:rsidRPr="007F00D4">
          <w:rPr>
            <w:rFonts w:ascii="宋体" w:hAnsi="宋体" w:cs="Times New Roman"/>
            <w:kern w:val="2"/>
            <w:szCs w:val="24"/>
          </w:rPr>
          <w:t xml:space="preserve"> DAYS BETWEEN POLICY ISSUE DATE AND EVENT DATE MIN</w:t>
        </w:r>
        <w:r w:rsidRPr="007F00D4">
          <w:rPr>
            <w:rFonts w:ascii="宋体" w:hAnsi="宋体" w:cs="Times New Roman" w:hint="eastAsia"/>
            <w:kern w:val="2"/>
            <w:szCs w:val="24"/>
          </w:rPr>
          <w:t>、36-</w:t>
        </w:r>
        <w:r w:rsidRPr="007F00D4">
          <w:rPr>
            <w:rFonts w:ascii="宋体" w:hAnsi="宋体" w:cs="Times New Roman"/>
            <w:kern w:val="2"/>
            <w:szCs w:val="24"/>
          </w:rPr>
          <w:t xml:space="preserve"> DAYS BETWEEN POLICY ISSUE DATE AND EVENT DATE MAX</w:t>
        </w:r>
        <w:r w:rsidRPr="007F00D4">
          <w:rPr>
            <w:rFonts w:ascii="宋体" w:hAnsi="宋体" w:cs="Times New Roman" w:hint="eastAsia"/>
            <w:kern w:val="2"/>
            <w:szCs w:val="24"/>
          </w:rPr>
          <w:t>）</w:t>
        </w:r>
      </w:ins>
    </w:p>
    <w:p w:rsidR="007A4130" w:rsidRPr="004C0D41" w:rsidRDefault="007A4130" w:rsidP="007A4130">
      <w:pPr>
        <w:pStyle w:val="ListParagraph"/>
        <w:numPr>
          <w:ilvl w:val="0"/>
          <w:numId w:val="55"/>
        </w:numPr>
        <w:rPr>
          <w:ins w:id="598" w:author="Alana Chen" w:date="2016-12-09T11:29:00Z"/>
        </w:rPr>
      </w:pPr>
      <w:ins w:id="599" w:author="Alana Chen" w:date="2016-12-09T11:29:00Z">
        <w:r>
          <w:rPr>
            <w:rFonts w:ascii="宋体" w:hAnsi="宋体" w:cs="Times New Roman" w:hint="eastAsia"/>
            <w:kern w:val="2"/>
            <w:szCs w:val="24"/>
          </w:rPr>
          <w:t>若事故日距离保单生效日在0-30（包含）天，则采用理算公式</w:t>
        </w:r>
        <w:r w:rsidRPr="00F37CCD">
          <w:rPr>
            <w:rFonts w:ascii="宋体" w:hAnsi="宋体" w:cs="Times New Roman"/>
            <w:kern w:val="2"/>
            <w:szCs w:val="24"/>
          </w:rPr>
          <w:t>P_CLM_CALC_G</w:t>
        </w:r>
        <w:r>
          <w:rPr>
            <w:rFonts w:ascii="宋体" w:hAnsi="宋体" w:cs="Times New Roman" w:hint="eastAsia"/>
            <w:kern w:val="2"/>
            <w:szCs w:val="24"/>
          </w:rPr>
          <w:t>5，即“参数1*保额”，参数1定义为0；</w:t>
        </w:r>
      </w:ins>
    </w:p>
    <w:p w:rsidR="007A4130" w:rsidRPr="004C0D41" w:rsidRDefault="007A4130" w:rsidP="007A4130">
      <w:pPr>
        <w:pStyle w:val="ListParagraph"/>
        <w:numPr>
          <w:ilvl w:val="0"/>
          <w:numId w:val="55"/>
        </w:numPr>
        <w:rPr>
          <w:ins w:id="600" w:author="Alana Chen" w:date="2016-12-09T11:29:00Z"/>
        </w:rPr>
      </w:pPr>
      <w:ins w:id="601" w:author="Alana Chen" w:date="2016-12-09T11:29:00Z">
        <w:r>
          <w:rPr>
            <w:rFonts w:ascii="宋体" w:hAnsi="宋体" w:cs="Times New Roman" w:hint="eastAsia"/>
            <w:kern w:val="2"/>
            <w:szCs w:val="24"/>
          </w:rPr>
          <w:lastRenderedPageBreak/>
          <w:t>若事故日距离保单生效日在30（不含）-9999999999天，则采用理算公式</w:t>
        </w:r>
        <w:r w:rsidRPr="00F37CCD">
          <w:rPr>
            <w:rFonts w:ascii="宋体" w:hAnsi="宋体" w:cs="Times New Roman"/>
            <w:kern w:val="2"/>
            <w:szCs w:val="24"/>
          </w:rPr>
          <w:t>P_CLM_CALC_G</w:t>
        </w:r>
        <w:r>
          <w:rPr>
            <w:rFonts w:ascii="宋体" w:hAnsi="宋体" w:cs="Times New Roman" w:hint="eastAsia"/>
            <w:kern w:val="2"/>
            <w:szCs w:val="24"/>
          </w:rPr>
          <w:t>162</w:t>
        </w:r>
        <w:r w:rsidRPr="00F37CCD">
          <w:rPr>
            <w:rFonts w:ascii="宋体" w:hAnsi="宋体" w:cs="Times New Roman" w:hint="eastAsia"/>
            <w:kern w:val="2"/>
            <w:szCs w:val="24"/>
          </w:rPr>
          <w:t>，即：“</w:t>
        </w:r>
      </w:ins>
      <w:ins w:id="602" w:author="Alana Chen" w:date="2016-12-13T17:20:00Z">
        <w:r w:rsidR="005F5F72" w:rsidRPr="006968CA">
          <w:rPr>
            <w:rFonts w:hint="eastAsia"/>
            <w:szCs w:val="24"/>
          </w:rPr>
          <w:t>（本次案件的核定金额</w:t>
        </w:r>
        <w:r w:rsidR="005F5F72" w:rsidRPr="006968CA">
          <w:rPr>
            <w:szCs w:val="24"/>
          </w:rPr>
          <w:t>-</w:t>
        </w:r>
        <w:r w:rsidR="005F5F72" w:rsidRPr="006968CA">
          <w:rPr>
            <w:rFonts w:hint="eastAsia"/>
            <w:szCs w:val="24"/>
          </w:rPr>
          <w:t>本次第三方先期给付金额）</w:t>
        </w:r>
        <w:r w:rsidR="005F5F72" w:rsidRPr="006968CA">
          <w:rPr>
            <w:szCs w:val="24"/>
          </w:rPr>
          <w:t xml:space="preserve">* </w:t>
        </w:r>
        <w:r w:rsidR="005F5F72" w:rsidRPr="006968CA">
          <w:rPr>
            <w:rFonts w:hint="eastAsia"/>
            <w:szCs w:val="24"/>
          </w:rPr>
          <w:t>给付比例</w:t>
        </w:r>
        <w:r w:rsidR="005F5F72" w:rsidRPr="006968CA">
          <w:rPr>
            <w:szCs w:val="24"/>
          </w:rPr>
          <w:t>-</w:t>
        </w:r>
        <w:r w:rsidR="005F5F72" w:rsidRPr="006968CA">
          <w:rPr>
            <w:rFonts w:hint="eastAsia"/>
            <w:szCs w:val="24"/>
          </w:rPr>
          <w:t>年免赔额</w:t>
        </w:r>
      </w:ins>
      <w:ins w:id="603" w:author="Alana Chen" w:date="2016-12-09T11:29:00Z">
        <w:r w:rsidRPr="00F37CCD">
          <w:rPr>
            <w:rFonts w:ascii="宋体" w:hAnsi="宋体" w:cs="Times New Roman" w:hint="eastAsia"/>
            <w:kern w:val="2"/>
            <w:szCs w:val="24"/>
          </w:rPr>
          <w:t>”</w:t>
        </w:r>
        <w:r>
          <w:rPr>
            <w:rFonts w:ascii="宋体" w:hAnsi="宋体" w:cs="Times New Roman" w:hint="eastAsia"/>
            <w:kern w:val="2"/>
            <w:szCs w:val="24"/>
          </w:rPr>
          <w:t>；</w:t>
        </w:r>
      </w:ins>
    </w:p>
    <w:p w:rsidR="00C3032D" w:rsidRDefault="00C3032D" w:rsidP="00C3032D">
      <w:pPr>
        <w:pStyle w:val="ListParagraph"/>
        <w:numPr>
          <w:ilvl w:val="0"/>
          <w:numId w:val="19"/>
        </w:numPr>
        <w:rPr>
          <w:rFonts w:ascii="宋体" w:hAnsi="宋体" w:cs="Times New Roman"/>
          <w:kern w:val="2"/>
          <w:szCs w:val="24"/>
        </w:rPr>
      </w:pPr>
      <w:r>
        <w:rPr>
          <w:rFonts w:ascii="宋体" w:hAnsi="宋体" w:cs="Times New Roman" w:hint="eastAsia"/>
          <w:kern w:val="2"/>
          <w:szCs w:val="24"/>
        </w:rPr>
        <w:t>687</w:t>
      </w:r>
      <w:r w:rsidRPr="00F64AF3">
        <w:rPr>
          <w:rFonts w:ascii="宋体" w:hAnsi="宋体" w:cs="Times New Roman" w:hint="eastAsia"/>
          <w:kern w:val="2"/>
          <w:szCs w:val="24"/>
        </w:rPr>
        <w:t>-意外特殊门诊医疗</w:t>
      </w:r>
      <w:r>
        <w:rPr>
          <w:rFonts w:ascii="宋体" w:hAnsi="宋体" w:cs="Times New Roman" w:hint="eastAsia"/>
          <w:kern w:val="2"/>
          <w:szCs w:val="24"/>
        </w:rPr>
        <w:t>：</w:t>
      </w:r>
    </w:p>
    <w:p w:rsidR="00C3032D" w:rsidRDefault="00C3032D" w:rsidP="00C3032D">
      <w:pPr>
        <w:pStyle w:val="ListParagraph"/>
        <w:numPr>
          <w:ilvl w:val="0"/>
          <w:numId w:val="24"/>
        </w:numPr>
        <w:rPr>
          <w:rFonts w:ascii="宋体" w:hAnsi="宋体" w:cs="Times New Roman"/>
          <w:kern w:val="2"/>
          <w:szCs w:val="24"/>
        </w:rPr>
      </w:pPr>
      <w:r>
        <w:rPr>
          <w:rFonts w:ascii="宋体" w:hAnsi="宋体" w:cs="Times New Roman" w:hint="eastAsia"/>
          <w:kern w:val="2"/>
          <w:szCs w:val="24"/>
        </w:rPr>
        <w:t>采用新增的理算公式</w:t>
      </w:r>
      <w:r w:rsidRPr="00F37CCD">
        <w:rPr>
          <w:rFonts w:ascii="宋体" w:hAnsi="宋体" w:cs="Times New Roman"/>
          <w:kern w:val="2"/>
          <w:szCs w:val="24"/>
        </w:rPr>
        <w:t>P_CLM_CALC_</w:t>
      </w:r>
      <w:del w:id="604" w:author="Alana Chen" w:date="2016-12-05T11:26:00Z">
        <w:r w:rsidRPr="00F37CCD" w:rsidDel="00F24157">
          <w:rPr>
            <w:rFonts w:ascii="宋体" w:hAnsi="宋体" w:cs="Times New Roman"/>
            <w:kern w:val="2"/>
            <w:szCs w:val="24"/>
          </w:rPr>
          <w:delText>G</w:delText>
        </w:r>
        <w:r w:rsidRPr="00F37CCD" w:rsidDel="00F24157">
          <w:rPr>
            <w:rFonts w:ascii="宋体" w:hAnsi="宋体" w:cs="Times New Roman" w:hint="eastAsia"/>
            <w:kern w:val="2"/>
            <w:szCs w:val="24"/>
          </w:rPr>
          <w:delText>X</w:delText>
        </w:r>
      </w:del>
      <w:ins w:id="605" w:author="Alana Chen" w:date="2016-12-05T11:26:00Z">
        <w:r w:rsidR="00F24157" w:rsidRPr="00F37CCD">
          <w:rPr>
            <w:rFonts w:ascii="宋体" w:hAnsi="宋体" w:cs="Times New Roman"/>
            <w:kern w:val="2"/>
            <w:szCs w:val="24"/>
          </w:rPr>
          <w:t>G</w:t>
        </w:r>
        <w:r w:rsidR="00F24157">
          <w:rPr>
            <w:rFonts w:ascii="宋体" w:hAnsi="宋体" w:cs="Times New Roman" w:hint="eastAsia"/>
            <w:kern w:val="2"/>
            <w:szCs w:val="24"/>
          </w:rPr>
          <w:t>162</w:t>
        </w:r>
      </w:ins>
      <w:r w:rsidRPr="00F37CCD">
        <w:rPr>
          <w:rFonts w:ascii="宋体" w:hAnsi="宋体" w:cs="Times New Roman" w:hint="eastAsia"/>
          <w:kern w:val="2"/>
          <w:szCs w:val="24"/>
        </w:rPr>
        <w:t>，即：“</w:t>
      </w:r>
      <w:ins w:id="606" w:author="Alana Chen" w:date="2016-12-13T17:20:00Z">
        <w:r w:rsidR="005F5F72" w:rsidRPr="006968CA">
          <w:rPr>
            <w:rFonts w:hint="eastAsia"/>
            <w:szCs w:val="24"/>
          </w:rPr>
          <w:t>（本次案件的核定金额</w:t>
        </w:r>
        <w:r w:rsidR="005F5F72" w:rsidRPr="006968CA">
          <w:rPr>
            <w:szCs w:val="24"/>
          </w:rPr>
          <w:t>-</w:t>
        </w:r>
        <w:r w:rsidR="005F5F72" w:rsidRPr="006968CA">
          <w:rPr>
            <w:rFonts w:hint="eastAsia"/>
            <w:szCs w:val="24"/>
          </w:rPr>
          <w:t>本次第三方先期给付金额）</w:t>
        </w:r>
        <w:r w:rsidR="005F5F72" w:rsidRPr="006968CA">
          <w:rPr>
            <w:szCs w:val="24"/>
          </w:rPr>
          <w:t xml:space="preserve">* </w:t>
        </w:r>
        <w:r w:rsidR="005F5F72" w:rsidRPr="006968CA">
          <w:rPr>
            <w:rFonts w:hint="eastAsia"/>
            <w:szCs w:val="24"/>
          </w:rPr>
          <w:t>给付比例</w:t>
        </w:r>
        <w:r w:rsidR="005F5F72" w:rsidRPr="006968CA">
          <w:rPr>
            <w:szCs w:val="24"/>
          </w:rPr>
          <w:t>-</w:t>
        </w:r>
        <w:r w:rsidR="005F5F72" w:rsidRPr="006968CA">
          <w:rPr>
            <w:rFonts w:hint="eastAsia"/>
            <w:szCs w:val="24"/>
          </w:rPr>
          <w:t>年免赔额</w:t>
        </w:r>
      </w:ins>
      <w:del w:id="607" w:author="Alana Chen" w:date="2016-12-13T17:20:00Z">
        <w:r w:rsidRPr="00F37CCD" w:rsidDel="005F5F72">
          <w:rPr>
            <w:rFonts w:ascii="宋体" w:hAnsi="宋体" w:cs="Times New Roman" w:hint="eastAsia"/>
            <w:kern w:val="2"/>
            <w:szCs w:val="24"/>
          </w:rPr>
          <w:delText>（实际花费-扣除费用）* 给付比例-年免赔额-累计已给付的医疗保险金</w:delText>
        </w:r>
      </w:del>
      <w:r w:rsidRPr="00F37CCD">
        <w:rPr>
          <w:rFonts w:ascii="宋体" w:hAnsi="宋体" w:cs="Times New Roman" w:hint="eastAsia"/>
          <w:kern w:val="2"/>
          <w:szCs w:val="24"/>
        </w:rPr>
        <w:t>”</w:t>
      </w:r>
      <w:r>
        <w:rPr>
          <w:rFonts w:ascii="宋体" w:hAnsi="宋体" w:cs="Times New Roman" w:hint="eastAsia"/>
          <w:kern w:val="2"/>
          <w:szCs w:val="24"/>
        </w:rPr>
        <w:t>；</w:t>
      </w:r>
    </w:p>
    <w:p w:rsidR="00C3032D" w:rsidRPr="00F64AF3" w:rsidDel="00E05C53" w:rsidRDefault="00C3032D" w:rsidP="00C3032D">
      <w:pPr>
        <w:pStyle w:val="ListParagraph"/>
        <w:numPr>
          <w:ilvl w:val="0"/>
          <w:numId w:val="24"/>
        </w:numPr>
        <w:rPr>
          <w:del w:id="608" w:author="Alana Chen" w:date="2016-12-06T17:23:00Z"/>
          <w:rFonts w:ascii="宋体" w:hAnsi="宋体" w:cs="Times New Roman"/>
          <w:kern w:val="2"/>
          <w:szCs w:val="24"/>
        </w:rPr>
      </w:pPr>
      <w:del w:id="609" w:author="Alana Chen" w:date="2016-12-06T17:23:00Z">
        <w:r w:rsidDel="00E05C53">
          <w:rPr>
            <w:rFonts w:ascii="宋体" w:hAnsi="宋体" w:cs="Times New Roman" w:hint="eastAsia"/>
            <w:kern w:val="2"/>
            <w:szCs w:val="24"/>
          </w:rPr>
          <w:delText>新增一个免赔额累加器，采用</w:delText>
        </w:r>
        <w:r w:rsidRPr="007348EA" w:rsidDel="00E05C53">
          <w:rPr>
            <w:rFonts w:ascii="宋体" w:hAnsi="宋体" w:cs="Times New Roman"/>
            <w:kern w:val="2"/>
            <w:szCs w:val="24"/>
          </w:rPr>
          <w:delText>计算公式P_CLM_ACCUTOR_G10，即“险种的免赔额”</w:delText>
        </w:r>
        <w:r w:rsidRPr="007348EA" w:rsidDel="00E05C53">
          <w:rPr>
            <w:rFonts w:ascii="宋体" w:hAnsi="宋体" w:cs="Times New Roman" w:hint="eastAsia"/>
            <w:kern w:val="2"/>
            <w:szCs w:val="24"/>
          </w:rPr>
          <w:delText>，累加期间为每保单年度（</w:delText>
        </w:r>
        <w:r w:rsidRPr="007348EA" w:rsidDel="00E05C53">
          <w:rPr>
            <w:rFonts w:ascii="宋体" w:hAnsi="宋体" w:cs="Times New Roman"/>
            <w:kern w:val="2"/>
            <w:szCs w:val="24"/>
          </w:rPr>
          <w:delText>def_period_type</w:delText>
        </w:r>
        <w:r w:rsidRPr="007348EA" w:rsidDel="00E05C53">
          <w:rPr>
            <w:rFonts w:ascii="宋体" w:hAnsi="宋体" w:cs="Times New Roman" w:hint="eastAsia"/>
            <w:kern w:val="2"/>
            <w:szCs w:val="24"/>
          </w:rPr>
          <w:delText>=6</w:delText>
        </w:r>
        <w:r w:rsidRPr="007348EA" w:rsidDel="00E05C53">
          <w:rPr>
            <w:rFonts w:ascii="宋体" w:hAnsi="宋体" w:cs="Times New Roman"/>
            <w:kern w:val="2"/>
            <w:szCs w:val="24"/>
          </w:rPr>
          <w:delText>- During Per policy year</w:delText>
        </w:r>
        <w:r w:rsidRPr="007348EA" w:rsidDel="00E05C53">
          <w:rPr>
            <w:rFonts w:ascii="宋体" w:hAnsi="宋体" w:cs="Times New Roman" w:hint="eastAsia"/>
            <w:kern w:val="2"/>
            <w:szCs w:val="24"/>
          </w:rPr>
          <w:delText>）</w:delText>
        </w:r>
        <w:r w:rsidDel="00E05C53">
          <w:rPr>
            <w:rFonts w:ascii="宋体" w:hAnsi="宋体" w:cs="Times New Roman" w:hint="eastAsia"/>
            <w:kern w:val="2"/>
            <w:szCs w:val="24"/>
          </w:rPr>
          <w:delText>。</w:delText>
        </w:r>
      </w:del>
    </w:p>
    <w:p w:rsidR="00C3032D" w:rsidRPr="007F1FCE" w:rsidRDefault="00C3032D" w:rsidP="00C3032D">
      <w:pPr>
        <w:pStyle w:val="ListParagraph"/>
        <w:numPr>
          <w:ilvl w:val="0"/>
          <w:numId w:val="19"/>
        </w:numPr>
        <w:rPr>
          <w:rFonts w:ascii="宋体" w:hAnsi="宋体" w:cs="Times New Roman"/>
          <w:kern w:val="2"/>
          <w:szCs w:val="24"/>
        </w:rPr>
      </w:pPr>
      <w:r>
        <w:rPr>
          <w:rFonts w:ascii="宋体" w:hAnsi="宋体" w:cs="Times New Roman" w:hint="eastAsia"/>
          <w:kern w:val="2"/>
          <w:szCs w:val="24"/>
        </w:rPr>
        <w:t>688</w:t>
      </w:r>
      <w:r w:rsidRPr="00F64AF3">
        <w:rPr>
          <w:rFonts w:ascii="宋体" w:hAnsi="宋体" w:cs="Times New Roman" w:hint="eastAsia"/>
          <w:kern w:val="2"/>
          <w:szCs w:val="24"/>
        </w:rPr>
        <w:t>-疾病特殊门诊医疗</w:t>
      </w:r>
      <w:r>
        <w:rPr>
          <w:rFonts w:ascii="宋体" w:hAnsi="宋体" w:cs="Times New Roman" w:hint="eastAsia"/>
          <w:kern w:val="2"/>
          <w:szCs w:val="24"/>
        </w:rPr>
        <w:t>：需定义一对相关性</w:t>
      </w:r>
      <w:r w:rsidRPr="007F00D4">
        <w:rPr>
          <w:rFonts w:ascii="宋体" w:hAnsi="宋体" w:cs="Times New Roman" w:hint="eastAsia"/>
          <w:kern w:val="2"/>
          <w:szCs w:val="24"/>
        </w:rPr>
        <w:t>事故日距离保单生效日期的最大最小天数（35-</w:t>
      </w:r>
      <w:r w:rsidRPr="007F00D4">
        <w:rPr>
          <w:rFonts w:ascii="宋体" w:hAnsi="宋体" w:cs="Times New Roman"/>
          <w:kern w:val="2"/>
          <w:szCs w:val="24"/>
        </w:rPr>
        <w:t xml:space="preserve"> DAYS BETWEEN POLICY ISSUE DATE AND EVENT DATE MIN</w:t>
      </w:r>
      <w:r w:rsidRPr="007F00D4">
        <w:rPr>
          <w:rFonts w:ascii="宋体" w:hAnsi="宋体" w:cs="Times New Roman" w:hint="eastAsia"/>
          <w:kern w:val="2"/>
          <w:szCs w:val="24"/>
        </w:rPr>
        <w:t>、36-</w:t>
      </w:r>
      <w:r w:rsidRPr="007F00D4">
        <w:rPr>
          <w:rFonts w:ascii="宋体" w:hAnsi="宋体" w:cs="Times New Roman"/>
          <w:kern w:val="2"/>
          <w:szCs w:val="24"/>
        </w:rPr>
        <w:t xml:space="preserve"> DAYS BETWEEN POLICY ISSUE DATE AND EVENT DATE MAX</w:t>
      </w:r>
      <w:r w:rsidRPr="007F00D4">
        <w:rPr>
          <w:rFonts w:ascii="宋体" w:hAnsi="宋体" w:cs="Times New Roman" w:hint="eastAsia"/>
          <w:kern w:val="2"/>
          <w:szCs w:val="24"/>
        </w:rPr>
        <w:t>）</w:t>
      </w:r>
    </w:p>
    <w:p w:rsidR="00C3032D" w:rsidRDefault="00C3032D" w:rsidP="00C3032D">
      <w:pPr>
        <w:pStyle w:val="ListParagraph"/>
        <w:numPr>
          <w:ilvl w:val="0"/>
          <w:numId w:val="22"/>
        </w:numPr>
        <w:rPr>
          <w:rFonts w:ascii="宋体" w:hAnsi="宋体" w:cs="Times New Roman"/>
          <w:kern w:val="2"/>
          <w:szCs w:val="24"/>
        </w:rPr>
      </w:pPr>
      <w:r>
        <w:rPr>
          <w:rFonts w:ascii="宋体" w:hAnsi="宋体" w:cs="Times New Roman" w:hint="eastAsia"/>
          <w:kern w:val="2"/>
          <w:szCs w:val="24"/>
        </w:rPr>
        <w:t>若事故日距离保单生效日在0-30（包含）天，则采用理算公式</w:t>
      </w:r>
      <w:r w:rsidRPr="00F37CCD">
        <w:rPr>
          <w:rFonts w:ascii="宋体" w:hAnsi="宋体" w:cs="Times New Roman"/>
          <w:kern w:val="2"/>
          <w:szCs w:val="24"/>
        </w:rPr>
        <w:t>P_CLM_CALC_G</w:t>
      </w:r>
      <w:r>
        <w:rPr>
          <w:rFonts w:ascii="宋体" w:hAnsi="宋体" w:cs="Times New Roman" w:hint="eastAsia"/>
          <w:kern w:val="2"/>
          <w:szCs w:val="24"/>
        </w:rPr>
        <w:t>5，即“参数1*保额”，参数1定义为0；</w:t>
      </w:r>
    </w:p>
    <w:p w:rsidR="00C3032D" w:rsidRDefault="00C3032D" w:rsidP="00C3032D">
      <w:pPr>
        <w:pStyle w:val="ListParagraph"/>
        <w:numPr>
          <w:ilvl w:val="0"/>
          <w:numId w:val="22"/>
        </w:numPr>
        <w:rPr>
          <w:rFonts w:ascii="宋体" w:hAnsi="宋体" w:cs="Times New Roman"/>
          <w:kern w:val="2"/>
          <w:szCs w:val="24"/>
        </w:rPr>
      </w:pPr>
      <w:r>
        <w:rPr>
          <w:rFonts w:ascii="宋体" w:hAnsi="宋体" w:cs="Times New Roman" w:hint="eastAsia"/>
          <w:kern w:val="2"/>
          <w:szCs w:val="24"/>
        </w:rPr>
        <w:t>若事故日距离保单生效日在30（不含）-9999999999天，则采用理算公式</w:t>
      </w:r>
      <w:r w:rsidRPr="00F37CCD">
        <w:rPr>
          <w:rFonts w:ascii="宋体" w:hAnsi="宋体" w:cs="Times New Roman"/>
          <w:kern w:val="2"/>
          <w:szCs w:val="24"/>
        </w:rPr>
        <w:t>P_CLM_CALC_</w:t>
      </w:r>
      <w:del w:id="610" w:author="Alana Chen" w:date="2016-12-05T11:26:00Z">
        <w:r w:rsidRPr="00F37CCD" w:rsidDel="00F24157">
          <w:rPr>
            <w:rFonts w:ascii="宋体" w:hAnsi="宋体" w:cs="Times New Roman"/>
            <w:kern w:val="2"/>
            <w:szCs w:val="24"/>
          </w:rPr>
          <w:delText>G</w:delText>
        </w:r>
        <w:r w:rsidRPr="00F37CCD" w:rsidDel="00F24157">
          <w:rPr>
            <w:rFonts w:ascii="宋体" w:hAnsi="宋体" w:cs="Times New Roman" w:hint="eastAsia"/>
            <w:kern w:val="2"/>
            <w:szCs w:val="24"/>
          </w:rPr>
          <w:delText>X</w:delText>
        </w:r>
      </w:del>
      <w:ins w:id="611" w:author="Alana Chen" w:date="2016-12-05T11:26:00Z">
        <w:r w:rsidR="00F24157" w:rsidRPr="00F37CCD">
          <w:rPr>
            <w:rFonts w:ascii="宋体" w:hAnsi="宋体" w:cs="Times New Roman"/>
            <w:kern w:val="2"/>
            <w:szCs w:val="24"/>
          </w:rPr>
          <w:t>G</w:t>
        </w:r>
        <w:r w:rsidR="00F24157">
          <w:rPr>
            <w:rFonts w:ascii="宋体" w:hAnsi="宋体" w:cs="Times New Roman" w:hint="eastAsia"/>
            <w:kern w:val="2"/>
            <w:szCs w:val="24"/>
          </w:rPr>
          <w:t>162</w:t>
        </w:r>
      </w:ins>
      <w:r w:rsidRPr="00F37CCD">
        <w:rPr>
          <w:rFonts w:ascii="宋体" w:hAnsi="宋体" w:cs="Times New Roman" w:hint="eastAsia"/>
          <w:kern w:val="2"/>
          <w:szCs w:val="24"/>
        </w:rPr>
        <w:t>，即：“</w:t>
      </w:r>
      <w:ins w:id="612" w:author="Alana Chen" w:date="2016-12-13T17:20:00Z">
        <w:r w:rsidR="005F5F72" w:rsidRPr="006968CA">
          <w:rPr>
            <w:rFonts w:hint="eastAsia"/>
            <w:szCs w:val="24"/>
          </w:rPr>
          <w:t>（本次案件的核定金额</w:t>
        </w:r>
        <w:r w:rsidR="005F5F72" w:rsidRPr="006968CA">
          <w:rPr>
            <w:szCs w:val="24"/>
          </w:rPr>
          <w:t>-</w:t>
        </w:r>
        <w:r w:rsidR="005F5F72" w:rsidRPr="006968CA">
          <w:rPr>
            <w:rFonts w:hint="eastAsia"/>
            <w:szCs w:val="24"/>
          </w:rPr>
          <w:t>本次第三方先期给付金额）</w:t>
        </w:r>
        <w:r w:rsidR="005F5F72" w:rsidRPr="006968CA">
          <w:rPr>
            <w:szCs w:val="24"/>
          </w:rPr>
          <w:t xml:space="preserve">* </w:t>
        </w:r>
        <w:r w:rsidR="005F5F72" w:rsidRPr="006968CA">
          <w:rPr>
            <w:rFonts w:hint="eastAsia"/>
            <w:szCs w:val="24"/>
          </w:rPr>
          <w:t>给付比例</w:t>
        </w:r>
        <w:r w:rsidR="005F5F72" w:rsidRPr="006968CA">
          <w:rPr>
            <w:szCs w:val="24"/>
          </w:rPr>
          <w:t>-</w:t>
        </w:r>
        <w:r w:rsidR="005F5F72" w:rsidRPr="006968CA">
          <w:rPr>
            <w:rFonts w:hint="eastAsia"/>
            <w:szCs w:val="24"/>
          </w:rPr>
          <w:t>年免赔额</w:t>
        </w:r>
      </w:ins>
      <w:del w:id="613" w:author="Alana Chen" w:date="2016-12-13T17:20:00Z">
        <w:r w:rsidRPr="00F37CCD" w:rsidDel="005F5F72">
          <w:rPr>
            <w:rFonts w:ascii="宋体" w:hAnsi="宋体" w:cs="Times New Roman" w:hint="eastAsia"/>
            <w:kern w:val="2"/>
            <w:szCs w:val="24"/>
          </w:rPr>
          <w:delText>（实际花费-扣除费用）* 给付比例-年免赔额-累计已给付的医疗保险金</w:delText>
        </w:r>
      </w:del>
      <w:r w:rsidRPr="00F37CCD">
        <w:rPr>
          <w:rFonts w:ascii="宋体" w:hAnsi="宋体" w:cs="Times New Roman" w:hint="eastAsia"/>
          <w:kern w:val="2"/>
          <w:szCs w:val="24"/>
        </w:rPr>
        <w:t>”</w:t>
      </w:r>
      <w:r>
        <w:rPr>
          <w:rFonts w:ascii="宋体" w:hAnsi="宋体" w:cs="Times New Roman" w:hint="eastAsia"/>
          <w:kern w:val="2"/>
          <w:szCs w:val="24"/>
        </w:rPr>
        <w:t>；</w:t>
      </w:r>
    </w:p>
    <w:p w:rsidR="00C3032D" w:rsidDel="00E05C53" w:rsidRDefault="00C3032D" w:rsidP="00C3032D">
      <w:pPr>
        <w:pStyle w:val="ListParagraph"/>
        <w:numPr>
          <w:ilvl w:val="0"/>
          <w:numId w:val="22"/>
        </w:numPr>
        <w:rPr>
          <w:del w:id="614" w:author="Alana Chen" w:date="2016-12-06T17:23:00Z"/>
          <w:rFonts w:ascii="宋体" w:hAnsi="宋体" w:cs="Times New Roman"/>
          <w:kern w:val="2"/>
          <w:szCs w:val="24"/>
        </w:rPr>
      </w:pPr>
      <w:del w:id="615" w:author="Alana Chen" w:date="2016-12-06T17:23:00Z">
        <w:r w:rsidDel="00E05C53">
          <w:rPr>
            <w:rFonts w:ascii="宋体" w:hAnsi="宋体" w:cs="Times New Roman" w:hint="eastAsia"/>
            <w:kern w:val="2"/>
            <w:szCs w:val="24"/>
          </w:rPr>
          <w:delText>新增一个免赔额累加器，采用</w:delText>
        </w:r>
        <w:r w:rsidRPr="007348EA" w:rsidDel="00E05C53">
          <w:rPr>
            <w:rFonts w:ascii="宋体" w:hAnsi="宋体" w:cs="Times New Roman"/>
            <w:kern w:val="2"/>
            <w:szCs w:val="24"/>
          </w:rPr>
          <w:delText>计算公式P_CLM_ACCUTOR_G10，即“险种的免赔额”</w:delText>
        </w:r>
        <w:r w:rsidRPr="007348EA" w:rsidDel="00E05C53">
          <w:rPr>
            <w:rFonts w:ascii="宋体" w:hAnsi="宋体" w:cs="Times New Roman" w:hint="eastAsia"/>
            <w:kern w:val="2"/>
            <w:szCs w:val="24"/>
          </w:rPr>
          <w:delText>，累加期间为每保单年度（</w:delText>
        </w:r>
        <w:r w:rsidRPr="007348EA" w:rsidDel="00E05C53">
          <w:rPr>
            <w:rFonts w:ascii="宋体" w:hAnsi="宋体" w:cs="Times New Roman"/>
            <w:kern w:val="2"/>
            <w:szCs w:val="24"/>
          </w:rPr>
          <w:delText>def_period_type</w:delText>
        </w:r>
        <w:r w:rsidRPr="007348EA" w:rsidDel="00E05C53">
          <w:rPr>
            <w:rFonts w:ascii="宋体" w:hAnsi="宋体" w:cs="Times New Roman" w:hint="eastAsia"/>
            <w:kern w:val="2"/>
            <w:szCs w:val="24"/>
          </w:rPr>
          <w:delText>=6</w:delText>
        </w:r>
        <w:r w:rsidRPr="007348EA" w:rsidDel="00E05C53">
          <w:rPr>
            <w:rFonts w:ascii="宋体" w:hAnsi="宋体" w:cs="Times New Roman"/>
            <w:kern w:val="2"/>
            <w:szCs w:val="24"/>
          </w:rPr>
          <w:delText>- During Per policy year</w:delText>
        </w:r>
        <w:r w:rsidRPr="007348EA" w:rsidDel="00E05C53">
          <w:rPr>
            <w:rFonts w:ascii="宋体" w:hAnsi="宋体" w:cs="Times New Roman" w:hint="eastAsia"/>
            <w:kern w:val="2"/>
            <w:szCs w:val="24"/>
          </w:rPr>
          <w:delText>）</w:delText>
        </w:r>
        <w:r w:rsidDel="00E05C53">
          <w:rPr>
            <w:rFonts w:ascii="宋体" w:hAnsi="宋体" w:cs="Times New Roman" w:hint="eastAsia"/>
            <w:kern w:val="2"/>
            <w:szCs w:val="24"/>
          </w:rPr>
          <w:delText>。</w:delText>
        </w:r>
      </w:del>
    </w:p>
    <w:p w:rsidR="00C3032D" w:rsidRDefault="00C3032D" w:rsidP="00C3032D">
      <w:pPr>
        <w:numPr>
          <w:ilvl w:val="0"/>
          <w:numId w:val="20"/>
        </w:numPr>
      </w:pPr>
      <w:r>
        <w:rPr>
          <w:rFonts w:hint="eastAsia"/>
        </w:rPr>
        <w:t>650-意外住院医疗费用与651-疾病住院医疗费用责任互斥、687-意外特殊门诊医疗与688-疾病特殊门诊医疗责任互斥</w:t>
      </w:r>
      <w:ins w:id="616" w:author="Alana Chen" w:date="2016-12-06T11:24:00Z">
        <w:r w:rsidR="00FC7D5E">
          <w:rPr>
            <w:rFonts w:hint="eastAsia"/>
          </w:rPr>
          <w:t>、</w:t>
        </w:r>
      </w:ins>
      <w:ins w:id="617" w:author="Alana Chen" w:date="2016-12-06T17:50:00Z">
        <w:r w:rsidR="00150814">
          <w:rPr>
            <w:rFonts w:hint="eastAsia"/>
          </w:rPr>
          <w:t>697</w:t>
        </w:r>
      </w:ins>
      <w:ins w:id="618" w:author="Alana Chen" w:date="2016-12-06T14:04:00Z">
        <w:r w:rsidR="009D6E11">
          <w:rPr>
            <w:rFonts w:hint="eastAsia"/>
          </w:rPr>
          <w:t>-</w:t>
        </w:r>
        <w:r w:rsidR="009D6E11" w:rsidRPr="0024287A">
          <w:rPr>
            <w:rFonts w:hint="eastAsia"/>
          </w:rPr>
          <w:t>意外住院前后门急诊费用</w:t>
        </w:r>
        <w:r w:rsidR="009D6E11">
          <w:rPr>
            <w:rFonts w:hint="eastAsia"/>
          </w:rPr>
          <w:t>与</w:t>
        </w:r>
      </w:ins>
      <w:ins w:id="619" w:author="Alana Chen" w:date="2016-12-06T17:50:00Z">
        <w:r w:rsidR="00150814">
          <w:rPr>
            <w:rFonts w:hint="eastAsia"/>
          </w:rPr>
          <w:t>698</w:t>
        </w:r>
      </w:ins>
      <w:ins w:id="620" w:author="Alana Chen" w:date="2016-12-06T14:04:00Z">
        <w:r w:rsidR="009D6E11" w:rsidRPr="0024287A">
          <w:rPr>
            <w:rFonts w:hint="eastAsia"/>
          </w:rPr>
          <w:t>-疾病住院前后门急诊费用</w:t>
        </w:r>
      </w:ins>
      <w:ins w:id="621" w:author="Alana Chen" w:date="2016-12-06T11:24:00Z">
        <w:r w:rsidR="00FC7D5E">
          <w:rPr>
            <w:rFonts w:hint="eastAsia"/>
          </w:rPr>
          <w:t>互斥</w:t>
        </w:r>
      </w:ins>
      <w:r>
        <w:rPr>
          <w:rFonts w:hint="eastAsia"/>
        </w:rPr>
        <w:t>。</w:t>
      </w:r>
    </w:p>
    <w:p w:rsidR="00E05C53" w:rsidRDefault="00E05C53" w:rsidP="00C3032D">
      <w:pPr>
        <w:numPr>
          <w:ilvl w:val="0"/>
          <w:numId w:val="20"/>
        </w:numPr>
        <w:rPr>
          <w:ins w:id="622" w:author="Alana Chen" w:date="2016-12-06T17:23:00Z"/>
        </w:rPr>
      </w:pPr>
      <w:ins w:id="623" w:author="Alana Chen" w:date="2016-12-06T17:23:00Z">
        <w:r>
          <w:rPr>
            <w:rFonts w:hint="eastAsia"/>
          </w:rPr>
          <w:t>650-意外住院医疗费用、651-疾病住院医疗费用、687-意外特殊门诊医疗、688-疾病特殊门诊医疗、</w:t>
        </w:r>
      </w:ins>
      <w:ins w:id="624" w:author="Alana Chen" w:date="2016-12-06T17:50:00Z">
        <w:r w:rsidR="00150814">
          <w:rPr>
            <w:rFonts w:hint="eastAsia"/>
          </w:rPr>
          <w:t>697</w:t>
        </w:r>
      </w:ins>
      <w:ins w:id="625" w:author="Alana Chen" w:date="2016-12-06T17:23:00Z">
        <w:r>
          <w:rPr>
            <w:rFonts w:hint="eastAsia"/>
          </w:rPr>
          <w:t>-</w:t>
        </w:r>
        <w:r w:rsidRPr="0024287A">
          <w:rPr>
            <w:rFonts w:hint="eastAsia"/>
          </w:rPr>
          <w:t>意外住院前后门急诊费用</w:t>
        </w:r>
        <w:r>
          <w:rPr>
            <w:rFonts w:hint="eastAsia"/>
          </w:rPr>
          <w:t>、</w:t>
        </w:r>
      </w:ins>
      <w:ins w:id="626" w:author="Alana Chen" w:date="2016-12-06T17:50:00Z">
        <w:r w:rsidR="00150814">
          <w:rPr>
            <w:rFonts w:hint="eastAsia"/>
          </w:rPr>
          <w:t>698</w:t>
        </w:r>
      </w:ins>
      <w:ins w:id="627" w:author="Alana Chen" w:date="2016-12-06T17:23:00Z">
        <w:r w:rsidRPr="0024287A">
          <w:rPr>
            <w:rFonts w:hint="eastAsia"/>
          </w:rPr>
          <w:t>-疾病住院前后门急诊费用</w:t>
        </w:r>
        <w:r>
          <w:rPr>
            <w:rFonts w:hint="eastAsia"/>
          </w:rPr>
          <w:t>6个责任公用一个免赔额累加器</w:t>
        </w:r>
        <w:r w:rsidRPr="007348EA">
          <w:t>P_CLM_ACCUTOR_G10，即“险种的免赔额”</w:t>
        </w:r>
        <w:r w:rsidRPr="007348EA">
          <w:rPr>
            <w:rFonts w:hint="eastAsia"/>
          </w:rPr>
          <w:t>，累加期间为每保单年度（</w:t>
        </w:r>
        <w:proofErr w:type="spellStart"/>
        <w:r w:rsidRPr="007348EA">
          <w:t>def_period_type</w:t>
        </w:r>
        <w:proofErr w:type="spellEnd"/>
        <w:r w:rsidRPr="007348EA">
          <w:rPr>
            <w:rFonts w:hint="eastAsia"/>
          </w:rPr>
          <w:t>=6</w:t>
        </w:r>
        <w:r w:rsidRPr="007348EA">
          <w:t>- During Per policy year</w:t>
        </w:r>
        <w:r w:rsidRPr="007348EA">
          <w:rPr>
            <w:rFonts w:hint="eastAsia"/>
          </w:rPr>
          <w:t>）</w:t>
        </w:r>
        <w:r>
          <w:rPr>
            <w:rFonts w:hint="eastAsia"/>
          </w:rPr>
          <w:t>。</w:t>
        </w:r>
      </w:ins>
    </w:p>
    <w:p w:rsidR="00C3032D" w:rsidRDefault="00C3032D" w:rsidP="00C3032D">
      <w:pPr>
        <w:numPr>
          <w:ilvl w:val="0"/>
          <w:numId w:val="20"/>
        </w:numPr>
      </w:pPr>
      <w:r>
        <w:rPr>
          <w:rFonts w:hint="eastAsia"/>
        </w:rPr>
        <w:t>650-意外住院医疗费用、651-疾病住院医疗费用、687-意外特殊门诊医疗、688-疾病特殊门诊医疗</w:t>
      </w:r>
      <w:ins w:id="628" w:author="Alana Chen" w:date="2016-12-06T11:24:00Z">
        <w:r w:rsidR="004B0A0F">
          <w:rPr>
            <w:rFonts w:hint="eastAsia"/>
          </w:rPr>
          <w:t>、</w:t>
        </w:r>
      </w:ins>
      <w:ins w:id="629" w:author="Alana Chen" w:date="2016-12-06T17:50:00Z">
        <w:r w:rsidR="00150814">
          <w:rPr>
            <w:rFonts w:hint="eastAsia"/>
          </w:rPr>
          <w:t>698</w:t>
        </w:r>
      </w:ins>
      <w:ins w:id="630" w:author="Alana Chen" w:date="2016-12-06T14:05:00Z">
        <w:r w:rsidR="009D6E11">
          <w:rPr>
            <w:rFonts w:hint="eastAsia"/>
          </w:rPr>
          <w:t>-</w:t>
        </w:r>
        <w:r w:rsidR="009D6E11" w:rsidRPr="0024287A">
          <w:rPr>
            <w:rFonts w:hint="eastAsia"/>
          </w:rPr>
          <w:t>意外住院前后门急诊费用</w:t>
        </w:r>
        <w:r w:rsidR="009D6E11">
          <w:rPr>
            <w:rFonts w:hint="eastAsia"/>
          </w:rPr>
          <w:t>、</w:t>
        </w:r>
      </w:ins>
      <w:ins w:id="631" w:author="Alana Chen" w:date="2016-12-06T17:50:00Z">
        <w:r w:rsidR="00150814">
          <w:rPr>
            <w:rFonts w:hint="eastAsia"/>
          </w:rPr>
          <w:t>698</w:t>
        </w:r>
      </w:ins>
      <w:ins w:id="632" w:author="Alana Chen" w:date="2016-12-06T14:05:00Z">
        <w:r w:rsidR="009D6E11" w:rsidRPr="0024287A">
          <w:rPr>
            <w:rFonts w:hint="eastAsia"/>
          </w:rPr>
          <w:t>-疾病住院前后门急诊费用</w:t>
        </w:r>
      </w:ins>
      <w:ins w:id="633" w:author="Alana Chen" w:date="2016-12-06T11:24:00Z">
        <w:r w:rsidR="004B0A0F">
          <w:rPr>
            <w:rFonts w:hint="eastAsia"/>
          </w:rPr>
          <w:t>6</w:t>
        </w:r>
      </w:ins>
      <w:del w:id="634" w:author="Alana Chen" w:date="2016-12-06T11:24:00Z">
        <w:r w:rsidDel="004B0A0F">
          <w:rPr>
            <w:rFonts w:hint="eastAsia"/>
          </w:rPr>
          <w:delText>4</w:delText>
        </w:r>
      </w:del>
      <w:r>
        <w:rPr>
          <w:rFonts w:hint="eastAsia"/>
        </w:rPr>
        <w:t>个责任公用一个限额累加器</w:t>
      </w:r>
      <w:r w:rsidRPr="00D46D66">
        <w:rPr>
          <w:szCs w:val="21"/>
        </w:rPr>
        <w:t>P_CLM_ACCUTOR_G3，</w:t>
      </w:r>
      <w:r w:rsidRPr="00D46D66">
        <w:rPr>
          <w:rFonts w:hint="eastAsia"/>
          <w:szCs w:val="21"/>
        </w:rPr>
        <w:t>即“参数</w:t>
      </w:r>
      <w:r w:rsidRPr="00D46D66">
        <w:rPr>
          <w:szCs w:val="21"/>
        </w:rPr>
        <w:t>1×保额</w:t>
      </w:r>
      <w:r w:rsidRPr="00D46D66">
        <w:rPr>
          <w:rFonts w:hint="eastAsia"/>
          <w:szCs w:val="21"/>
        </w:rPr>
        <w:t>”</w:t>
      </w:r>
      <w:r>
        <w:rPr>
          <w:rFonts w:hint="eastAsia"/>
          <w:szCs w:val="21"/>
        </w:rPr>
        <w:t>，参数1定义为1，累加期间为每保单年度</w:t>
      </w:r>
      <w:r w:rsidRPr="00D46D66">
        <w:rPr>
          <w:rFonts w:hint="eastAsia"/>
          <w:szCs w:val="21"/>
        </w:rPr>
        <w:t>（</w:t>
      </w:r>
      <w:proofErr w:type="spellStart"/>
      <w:r w:rsidRPr="00D46D66">
        <w:rPr>
          <w:szCs w:val="21"/>
        </w:rPr>
        <w:t>def_period_type</w:t>
      </w:r>
      <w:proofErr w:type="spellEnd"/>
      <w:r w:rsidRPr="00D46D66">
        <w:rPr>
          <w:rFonts w:hint="eastAsia"/>
          <w:szCs w:val="21"/>
        </w:rPr>
        <w:t>=</w:t>
      </w:r>
      <w:r>
        <w:rPr>
          <w:rFonts w:hint="eastAsia"/>
          <w:szCs w:val="21"/>
        </w:rPr>
        <w:t>6</w:t>
      </w:r>
      <w:r>
        <w:rPr>
          <w:szCs w:val="21"/>
        </w:rPr>
        <w:t>-</w:t>
      </w:r>
      <w:r w:rsidRPr="00D44444">
        <w:t xml:space="preserve"> </w:t>
      </w:r>
      <w:r w:rsidRPr="00D44444">
        <w:rPr>
          <w:szCs w:val="21"/>
        </w:rPr>
        <w:t>During Per policy year</w:t>
      </w:r>
      <w:r>
        <w:rPr>
          <w:rFonts w:hint="eastAsia"/>
          <w:szCs w:val="21"/>
        </w:rPr>
        <w:t>）。（</w:t>
      </w:r>
      <w:r w:rsidRPr="000C5C4F">
        <w:rPr>
          <w:rFonts w:hint="eastAsia"/>
          <w:i/>
          <w:szCs w:val="21"/>
        </w:rPr>
        <w:t>请开发注意：这里的“保额”指的是年度保险金给付限额，该字段在新契约处理时保存在“保额”字段上</w:t>
      </w:r>
      <w:r>
        <w:rPr>
          <w:rFonts w:hint="eastAsia"/>
          <w:szCs w:val="21"/>
        </w:rPr>
        <w:t>）</w:t>
      </w:r>
    </w:p>
    <w:p w:rsidR="00C3032D" w:rsidRDefault="00D96C7D" w:rsidP="00C3032D">
      <w:pPr>
        <w:pStyle w:val="Heading3"/>
        <w:rPr>
          <w:lang w:eastAsia="zh-CN"/>
        </w:rPr>
      </w:pPr>
      <w:bookmarkStart w:id="635" w:name="_Toc470788054"/>
      <w:ins w:id="636" w:author="Alana Chen" w:date="2016-11-18T14:05:00Z">
        <w:r>
          <w:rPr>
            <w:rFonts w:hint="eastAsia"/>
            <w:lang w:eastAsia="zh-CN"/>
          </w:rPr>
          <w:lastRenderedPageBreak/>
          <w:t>个险理赔-</w:t>
        </w:r>
      </w:ins>
      <w:r w:rsidR="00C3032D">
        <w:rPr>
          <w:rFonts w:hint="eastAsia"/>
          <w:lang w:eastAsia="zh-CN"/>
        </w:rPr>
        <w:t>保单理算</w:t>
      </w:r>
      <w:bookmarkEnd w:id="635"/>
    </w:p>
    <w:p w:rsidR="00C3032D" w:rsidRDefault="00C3032D" w:rsidP="00C3032D">
      <w:del w:id="637" w:author="Alana Chen" w:date="2016-12-09T11:29:00Z">
        <w:r w:rsidDel="007A4130">
          <w:rPr>
            <w:noProof/>
          </w:rPr>
          <w:drawing>
            <wp:inline distT="0" distB="0" distL="0" distR="0" wp14:anchorId="1A899B52" wp14:editId="2C185B54">
              <wp:extent cx="5278120" cy="31070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8120" cy="3107004"/>
                      </a:xfrm>
                      <a:prstGeom prst="rect">
                        <a:avLst/>
                      </a:prstGeom>
                    </pic:spPr>
                  </pic:pic>
                </a:graphicData>
              </a:graphic>
            </wp:inline>
          </w:drawing>
        </w:r>
      </w:del>
      <w:ins w:id="638" w:author="Alana Chen" w:date="2016-12-13T17:21:00Z">
        <w:r w:rsidR="00972CE8">
          <w:rPr>
            <w:noProof/>
          </w:rPr>
          <w:drawing>
            <wp:inline distT="0" distB="0" distL="0" distR="0" wp14:anchorId="3D746462" wp14:editId="353BC64A">
              <wp:extent cx="5278120" cy="36055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8120" cy="3605530"/>
                      </a:xfrm>
                      <a:prstGeom prst="rect">
                        <a:avLst/>
                      </a:prstGeom>
                    </pic:spPr>
                  </pic:pic>
                </a:graphicData>
              </a:graphic>
            </wp:inline>
          </w:drawing>
        </w:r>
      </w:ins>
    </w:p>
    <w:p w:rsidR="00C3032D" w:rsidRDefault="00C3032D" w:rsidP="00C3032D">
      <w:pPr>
        <w:numPr>
          <w:ilvl w:val="0"/>
          <w:numId w:val="25"/>
        </w:numPr>
      </w:pPr>
      <w:r>
        <w:rPr>
          <w:rFonts w:hint="eastAsia"/>
        </w:rPr>
        <w:t>针对“关爱康健医疗保险”险种，在650-意外住院医疗费用、651-疾病住院医疗费用、</w:t>
      </w:r>
      <w:ins w:id="639" w:author="Alana Chen" w:date="2016-12-09T11:30:00Z">
        <w:r w:rsidR="008B4375">
          <w:rPr>
            <w:rFonts w:hint="eastAsia"/>
          </w:rPr>
          <w:t>697-</w:t>
        </w:r>
        <w:r w:rsidR="008B4375" w:rsidRPr="0024287A">
          <w:rPr>
            <w:rFonts w:hint="eastAsia"/>
          </w:rPr>
          <w:t>意外住院前后门急诊费用</w:t>
        </w:r>
        <w:r w:rsidR="008B4375">
          <w:rPr>
            <w:rFonts w:hint="eastAsia"/>
          </w:rPr>
          <w:t>、698</w:t>
        </w:r>
        <w:r w:rsidR="008B4375" w:rsidRPr="0024287A">
          <w:rPr>
            <w:rFonts w:hint="eastAsia"/>
          </w:rPr>
          <w:t>-疾病住院前后门急诊费用</w:t>
        </w:r>
        <w:r w:rsidR="008B4375">
          <w:rPr>
            <w:rFonts w:hint="eastAsia"/>
          </w:rPr>
          <w:t>、</w:t>
        </w:r>
      </w:ins>
      <w:r>
        <w:rPr>
          <w:rFonts w:hint="eastAsia"/>
        </w:rPr>
        <w:t>687-意外特殊门诊医疗、688-疾病特殊门诊医疗责任</w:t>
      </w:r>
      <w:ins w:id="640" w:author="Alana Chen" w:date="2016-12-13T17:21:00Z">
        <w:r w:rsidR="005472F2">
          <w:rPr>
            <w:rFonts w:hint="eastAsia"/>
          </w:rPr>
          <w:t>的“参数”列后新增一列“第三方先期给付金额”</w:t>
        </w:r>
      </w:ins>
      <w:del w:id="641" w:author="Alana Chen" w:date="2016-12-13T17:21:00Z">
        <w:r w:rsidDel="005472F2">
          <w:rPr>
            <w:rFonts w:hint="eastAsia"/>
          </w:rPr>
          <w:delText>对应的参数框内新增参数“给付比例”</w:delText>
        </w:r>
      </w:del>
      <w:r>
        <w:rPr>
          <w:rFonts w:hint="eastAsia"/>
        </w:rPr>
        <w:t>：</w:t>
      </w:r>
    </w:p>
    <w:p w:rsidR="00C3032D" w:rsidRPr="007A06F5" w:rsidRDefault="005472F2" w:rsidP="00C3032D">
      <w:pPr>
        <w:pStyle w:val="ListParagraph"/>
        <w:numPr>
          <w:ilvl w:val="0"/>
          <w:numId w:val="19"/>
        </w:numPr>
        <w:rPr>
          <w:rFonts w:ascii="宋体" w:hAnsi="宋体" w:cs="Times New Roman"/>
          <w:kern w:val="2"/>
          <w:szCs w:val="24"/>
        </w:rPr>
      </w:pPr>
      <w:ins w:id="642" w:author="Alana Chen" w:date="2016-12-13T17:22:00Z">
        <w:r>
          <w:rPr>
            <w:rFonts w:ascii="宋体" w:hAnsi="宋体" w:cs="Times New Roman" w:hint="eastAsia"/>
            <w:kern w:val="2"/>
            <w:szCs w:val="24"/>
          </w:rPr>
          <w:t>只允许录入大于等于0的数字，否则光标移开系统提示：“请输入正确的金额”</w:t>
        </w:r>
      </w:ins>
      <w:del w:id="643" w:author="Alana Chen" w:date="2016-12-13T17:22:00Z">
        <w:r w:rsidR="00C3032D" w:rsidRPr="007A06F5" w:rsidDel="005472F2">
          <w:rPr>
            <w:rFonts w:ascii="宋体" w:hAnsi="宋体" w:cs="Times New Roman" w:hint="eastAsia"/>
            <w:kern w:val="2"/>
            <w:szCs w:val="24"/>
          </w:rPr>
          <w:delText>若扣除费用为0，则“给付比例”默认带出0.7，不可修改</w:delText>
        </w:r>
      </w:del>
      <w:r w:rsidR="00C3032D" w:rsidRPr="007A06F5">
        <w:rPr>
          <w:rFonts w:ascii="宋体" w:hAnsi="宋体" w:cs="Times New Roman" w:hint="eastAsia"/>
          <w:kern w:val="2"/>
          <w:szCs w:val="24"/>
        </w:rPr>
        <w:t>；</w:t>
      </w:r>
    </w:p>
    <w:p w:rsidR="00C3032D" w:rsidRDefault="005472F2" w:rsidP="00C3032D">
      <w:pPr>
        <w:pStyle w:val="ListParagraph"/>
        <w:numPr>
          <w:ilvl w:val="0"/>
          <w:numId w:val="19"/>
        </w:numPr>
        <w:rPr>
          <w:ins w:id="644" w:author="Alana Chen" w:date="2016-12-13T17:22:00Z"/>
          <w:rFonts w:ascii="宋体" w:hAnsi="宋体" w:cs="Times New Roman"/>
          <w:kern w:val="2"/>
          <w:szCs w:val="24"/>
        </w:rPr>
      </w:pPr>
      <w:ins w:id="645" w:author="Alana Chen" w:date="2016-12-13T17:22:00Z">
        <w:r>
          <w:rPr>
            <w:rFonts w:ascii="宋体" w:hAnsi="宋体" w:cs="Times New Roman" w:hint="eastAsia"/>
            <w:kern w:val="2"/>
            <w:szCs w:val="24"/>
          </w:rPr>
          <w:t>若录入的金额小数点后位数大于2位，光标移开系统自动保留2位小数</w:t>
        </w:r>
      </w:ins>
      <w:del w:id="646" w:author="Alana Chen" w:date="2016-12-13T17:22:00Z">
        <w:r w:rsidR="00C3032D" w:rsidRPr="007A06F5" w:rsidDel="005472F2">
          <w:rPr>
            <w:rFonts w:ascii="宋体" w:hAnsi="宋体" w:cs="Times New Roman" w:hint="eastAsia"/>
            <w:kern w:val="2"/>
            <w:szCs w:val="24"/>
          </w:rPr>
          <w:delText>若扣除费用大于0，则“给付比例”默认带出1，不可修改</w:delText>
        </w:r>
      </w:del>
      <w:r w:rsidR="00C3032D" w:rsidRPr="007A06F5">
        <w:rPr>
          <w:rFonts w:ascii="宋体" w:hAnsi="宋体" w:cs="Times New Roman" w:hint="eastAsia"/>
          <w:kern w:val="2"/>
          <w:szCs w:val="24"/>
        </w:rPr>
        <w:t>；</w:t>
      </w:r>
    </w:p>
    <w:p w:rsidR="005472F2" w:rsidRPr="007A06F5" w:rsidRDefault="005472F2" w:rsidP="00C3032D">
      <w:pPr>
        <w:pStyle w:val="ListParagraph"/>
        <w:numPr>
          <w:ilvl w:val="0"/>
          <w:numId w:val="19"/>
        </w:numPr>
        <w:rPr>
          <w:rFonts w:ascii="宋体" w:hAnsi="宋体" w:cs="Times New Roman"/>
          <w:kern w:val="2"/>
          <w:szCs w:val="24"/>
        </w:rPr>
      </w:pPr>
      <w:ins w:id="647" w:author="Alana Chen" w:date="2016-12-13T17:22:00Z">
        <w:r>
          <w:rPr>
            <w:rFonts w:ascii="宋体" w:hAnsi="宋体" w:cs="Times New Roman" w:hint="eastAsia"/>
            <w:kern w:val="2"/>
            <w:szCs w:val="24"/>
          </w:rPr>
          <w:lastRenderedPageBreak/>
          <w:t>录入的金额不能大于核定金额，否则光标移开系统提示：“第三方先期给付金额不能大于核定金额”；</w:t>
        </w:r>
      </w:ins>
    </w:p>
    <w:p w:rsidR="00C3032D" w:rsidRPr="007A06F5" w:rsidRDefault="00C3032D" w:rsidP="00C3032D">
      <w:pPr>
        <w:pStyle w:val="ListParagraph"/>
        <w:numPr>
          <w:ilvl w:val="0"/>
          <w:numId w:val="19"/>
        </w:numPr>
        <w:rPr>
          <w:rFonts w:ascii="宋体" w:hAnsi="宋体" w:cs="Times New Roman"/>
          <w:kern w:val="2"/>
          <w:szCs w:val="24"/>
        </w:rPr>
      </w:pPr>
      <w:r w:rsidRPr="007A06F5">
        <w:rPr>
          <w:rFonts w:ascii="宋体" w:hAnsi="宋体" w:cs="Times New Roman" w:hint="eastAsia"/>
          <w:kern w:val="2"/>
          <w:szCs w:val="24"/>
        </w:rPr>
        <w:t>根据配置的理算公式，自动带出计算后的理算金额。</w:t>
      </w:r>
    </w:p>
    <w:p w:rsidR="00CF15C6" w:rsidRDefault="00CF15C6" w:rsidP="00C3032D">
      <w:pPr>
        <w:numPr>
          <w:ilvl w:val="0"/>
          <w:numId w:val="25"/>
        </w:numPr>
        <w:rPr>
          <w:ins w:id="648" w:author="Alana Chen" w:date="2016-12-13T17:22:00Z"/>
        </w:rPr>
      </w:pPr>
      <w:ins w:id="649" w:author="Alana Chen" w:date="2016-12-13T17:22:00Z">
        <w:r>
          <w:rPr>
            <w:rFonts w:hint="eastAsia"/>
          </w:rPr>
          <w:t>在如上保单理算页面，将“核定金额”录入框修改为只读显示（此修改不限定险种）。</w:t>
        </w:r>
      </w:ins>
    </w:p>
    <w:p w:rsidR="00CF15C6" w:rsidRDefault="00CF15C6">
      <w:pPr>
        <w:ind w:left="720"/>
        <w:rPr>
          <w:ins w:id="650" w:author="Alana Chen" w:date="2016-12-13T17:23:00Z"/>
        </w:rPr>
        <w:pPrChange w:id="651" w:author="Alana Chen" w:date="2016-12-13T17:22:00Z">
          <w:pPr>
            <w:numPr>
              <w:numId w:val="25"/>
            </w:numPr>
            <w:ind w:left="720" w:hanging="360"/>
          </w:pPr>
        </w:pPrChange>
      </w:pPr>
      <w:ins w:id="652" w:author="Alana Chen" w:date="2016-12-13T17:23:00Z">
        <w:r>
          <w:rPr>
            <w:rFonts w:hint="eastAsia"/>
          </w:rPr>
          <w:t>目前系统中会使用“核定金额”的理算公式如下（</w:t>
        </w:r>
        <w:r w:rsidRPr="006968CA">
          <w:rPr>
            <w:rFonts w:hint="eastAsia"/>
            <w:i/>
          </w:rPr>
          <w:t>仅供开发参考</w:t>
        </w:r>
        <w:r>
          <w:rPr>
            <w:rFonts w:hint="eastAsia"/>
          </w:rPr>
          <w:t>）</w:t>
        </w:r>
      </w:ins>
    </w:p>
    <w:p w:rsidR="00CF15C6" w:rsidRDefault="00CF15C6">
      <w:pPr>
        <w:ind w:left="720"/>
        <w:rPr>
          <w:ins w:id="653" w:author="Alana Chen" w:date="2017-04-01T10:35:00Z"/>
        </w:rPr>
        <w:pPrChange w:id="654" w:author="Alana Chen" w:date="2016-12-13T17:22:00Z">
          <w:pPr>
            <w:numPr>
              <w:numId w:val="25"/>
            </w:numPr>
            <w:ind w:left="720" w:hanging="360"/>
          </w:pPr>
        </w:pPrChange>
      </w:pPr>
      <w:ins w:id="655" w:author="Alana Chen" w:date="2016-12-13T17:23:00Z">
        <w:r>
          <w:rPr>
            <w:noProof/>
          </w:rPr>
          <w:drawing>
            <wp:inline distT="0" distB="0" distL="0" distR="0" wp14:anchorId="5132D1AF" wp14:editId="25A30762">
              <wp:extent cx="5278120" cy="1264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8120" cy="1264285"/>
                      </a:xfrm>
                      <a:prstGeom prst="rect">
                        <a:avLst/>
                      </a:prstGeom>
                    </pic:spPr>
                  </pic:pic>
                </a:graphicData>
              </a:graphic>
            </wp:inline>
          </w:drawing>
        </w:r>
      </w:ins>
    </w:p>
    <w:p w:rsidR="00126CC5" w:rsidRDefault="00126CC5">
      <w:pPr>
        <w:ind w:left="720"/>
        <w:rPr>
          <w:ins w:id="656" w:author="Alana Chen" w:date="2017-04-01T10:40:00Z"/>
          <w:rFonts w:hint="eastAsia"/>
        </w:rPr>
        <w:pPrChange w:id="657" w:author="Alana Chen" w:date="2016-12-13T17:22:00Z">
          <w:pPr>
            <w:numPr>
              <w:numId w:val="25"/>
            </w:numPr>
            <w:ind w:left="720" w:hanging="360"/>
          </w:pPr>
        </w:pPrChange>
      </w:pPr>
      <w:ins w:id="658" w:author="Alana Chen" w:date="2017-04-01T10:36:00Z">
        <w:r>
          <w:rPr>
            <w:rFonts w:hint="eastAsia"/>
          </w:rPr>
          <w:t>经运维259719反馈，针对“</w:t>
        </w:r>
        <w:r w:rsidRPr="00126CC5">
          <w:rPr>
            <w:rFonts w:hint="eastAsia"/>
          </w:rPr>
          <w:t>旅游意外伤害保险（新标准版）-丧葬费用保险金</w:t>
        </w:r>
        <w:r>
          <w:rPr>
            <w:rFonts w:hint="eastAsia"/>
          </w:rPr>
          <w:t>”险种</w:t>
        </w:r>
      </w:ins>
      <w:ins w:id="659" w:author="Alana Chen" w:date="2017-04-01T10:37:00Z">
        <w:r>
          <w:rPr>
            <w:rFonts w:hint="eastAsia"/>
          </w:rPr>
          <w:t>，需要输入“核定金额”来实现理算，故针对</w:t>
        </w:r>
      </w:ins>
      <w:ins w:id="660" w:author="Alana Chen" w:date="2017-04-01T10:38:00Z">
        <w:r>
          <w:rPr>
            <w:rFonts w:hint="eastAsia"/>
          </w:rPr>
          <w:t>P_CLM_CALC_G1</w:t>
        </w:r>
      </w:ins>
      <w:ins w:id="661" w:author="Alana Chen" w:date="2017-04-01T10:39:00Z">
        <w:r>
          <w:rPr>
            <w:rFonts w:hint="eastAsia"/>
          </w:rPr>
          <w:t>增加控制：</w:t>
        </w:r>
      </w:ins>
      <w:ins w:id="662" w:author="Alana Chen" w:date="2017-04-01T10:38:00Z">
        <w:r>
          <w:rPr>
            <w:rFonts w:hint="eastAsia"/>
          </w:rPr>
          <w:t>若配置的责任为医疗责任，则需限定核定金额为只读显示；否则</w:t>
        </w:r>
      </w:ins>
      <w:ins w:id="663" w:author="Alana Chen" w:date="2017-04-01T10:39:00Z">
        <w:r>
          <w:rPr>
            <w:rFonts w:hint="eastAsia"/>
          </w:rPr>
          <w:t>允许录入。</w:t>
        </w:r>
      </w:ins>
    </w:p>
    <w:p w:rsidR="00434725" w:rsidRDefault="00434725">
      <w:pPr>
        <w:ind w:left="720"/>
        <w:rPr>
          <w:ins w:id="664" w:author="Alana Chen" w:date="2017-04-01T10:40:00Z"/>
          <w:rFonts w:hint="eastAsia"/>
        </w:rPr>
        <w:pPrChange w:id="665" w:author="Alana Chen" w:date="2016-12-13T17:22:00Z">
          <w:pPr>
            <w:numPr>
              <w:numId w:val="25"/>
            </w:numPr>
            <w:ind w:left="720" w:hanging="360"/>
          </w:pPr>
        </w:pPrChange>
      </w:pPr>
      <w:ins w:id="666" w:author="Alana Chen" w:date="2017-04-01T10:40:00Z">
        <w:r>
          <w:rPr>
            <w:rFonts w:hint="eastAsia"/>
          </w:rPr>
          <w:t>相关沟通邮件如下：</w:t>
        </w:r>
      </w:ins>
    </w:p>
    <w:p w:rsidR="00434725" w:rsidRPr="00CF15C6" w:rsidRDefault="00B267F0">
      <w:pPr>
        <w:ind w:left="720"/>
        <w:rPr>
          <w:ins w:id="667" w:author="Alana Chen" w:date="2016-12-13T17:22:00Z"/>
          <w:rFonts w:hint="eastAsia"/>
        </w:rPr>
        <w:pPrChange w:id="668" w:author="Alana Chen" w:date="2016-12-13T17:22:00Z">
          <w:pPr>
            <w:numPr>
              <w:numId w:val="25"/>
            </w:numPr>
            <w:ind w:left="720" w:hanging="360"/>
          </w:pPr>
        </w:pPrChange>
      </w:pPr>
      <w:ins w:id="669" w:author="Alana Chen" w:date="2017-04-01T10:41:00Z">
        <w:r>
          <w:object w:dxaOrig="1534" w:dyaOrig="963">
            <v:shape id="_x0000_i1035" type="#_x0000_t75" style="width:76.5pt;height:48pt" o:ole="">
              <v:imagedata r:id="rId80" o:title=""/>
            </v:shape>
            <o:OLEObject Type="Embed" ProgID="Package" ShapeID="_x0000_i1035" DrawAspect="Icon" ObjectID="_1552548472" r:id="rId81"/>
          </w:object>
        </w:r>
      </w:ins>
      <w:bookmarkStart w:id="670" w:name="_GoBack"/>
      <w:bookmarkEnd w:id="670"/>
    </w:p>
    <w:p w:rsidR="00C3032D" w:rsidRPr="00DA4DFA" w:rsidRDefault="00C3032D" w:rsidP="00C3032D">
      <w:pPr>
        <w:numPr>
          <w:ilvl w:val="0"/>
          <w:numId w:val="25"/>
        </w:numPr>
      </w:pPr>
      <w:r>
        <w:rPr>
          <w:rFonts w:hint="eastAsia"/>
          <w:szCs w:val="21"/>
        </w:rPr>
        <w:t>勾选</w:t>
      </w:r>
      <w:r>
        <w:rPr>
          <w:rFonts w:hint="eastAsia"/>
        </w:rPr>
        <w:t>“关爱康健医疗保险”</w:t>
      </w:r>
      <w:r>
        <w:rPr>
          <w:rFonts w:hint="eastAsia"/>
          <w:szCs w:val="21"/>
        </w:rPr>
        <w:t>保单责任“</w:t>
      </w:r>
      <w:r>
        <w:rPr>
          <w:rFonts w:hint="eastAsia"/>
        </w:rPr>
        <w:t>650-意外住院医疗费用、651-疾病住院医疗费用</w:t>
      </w:r>
      <w:r>
        <w:rPr>
          <w:rFonts w:hint="eastAsia"/>
          <w:szCs w:val="21"/>
        </w:rPr>
        <w:t>”进行理算时，每个保单年度累计赔付的住院天数不能超过180天，如超过则系统提示：“住院天数超过180天，请修改住院天数”，不允许理算。</w:t>
      </w:r>
    </w:p>
    <w:p w:rsidR="00C3032D" w:rsidRDefault="00C3032D" w:rsidP="00C3032D">
      <w:pPr>
        <w:numPr>
          <w:ilvl w:val="0"/>
          <w:numId w:val="25"/>
        </w:numPr>
      </w:pPr>
      <w:r>
        <w:rPr>
          <w:rFonts w:hint="eastAsia"/>
          <w:szCs w:val="21"/>
        </w:rPr>
        <w:t>该页面其他规则不涉及修改。</w:t>
      </w:r>
    </w:p>
    <w:p w:rsidR="00D96C7D" w:rsidRDefault="00D96C7D" w:rsidP="00C3032D">
      <w:pPr>
        <w:pStyle w:val="Heading3"/>
        <w:rPr>
          <w:ins w:id="671" w:author="Alana Chen" w:date="2016-11-18T14:05:00Z"/>
          <w:lang w:eastAsia="zh-CN"/>
        </w:rPr>
      </w:pPr>
      <w:bookmarkStart w:id="672" w:name="_Toc470788055"/>
      <w:ins w:id="673" w:author="Alana Chen" w:date="2016-11-18T14:05:00Z">
        <w:r>
          <w:rPr>
            <w:rFonts w:hint="eastAsia"/>
            <w:lang w:eastAsia="zh-CN"/>
          </w:rPr>
          <w:t>个险简易理赔-保单理算</w:t>
        </w:r>
        <w:bookmarkEnd w:id="672"/>
      </w:ins>
    </w:p>
    <w:p w:rsidR="00D96C7D" w:rsidRDefault="0044233D">
      <w:pPr>
        <w:rPr>
          <w:ins w:id="674" w:author="Alana Chen" w:date="2016-11-18T14:05:00Z"/>
        </w:rPr>
        <w:pPrChange w:id="675" w:author="Alana Chen" w:date="2016-11-18T14:05:00Z">
          <w:pPr>
            <w:pStyle w:val="Heading3"/>
          </w:pPr>
        </w:pPrChange>
      </w:pPr>
      <w:ins w:id="676" w:author="Alana Chen" w:date="2016-12-13T17:24:00Z">
        <w:r w:rsidRPr="00126CC5">
          <w:rPr>
            <w:noProof/>
          </w:rPr>
          <w:drawing>
            <wp:inline distT="0" distB="0" distL="0" distR="0" wp14:anchorId="7A5F0826" wp14:editId="2AC899EF">
              <wp:extent cx="5278120" cy="32442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8120" cy="3244215"/>
                      </a:xfrm>
                      <a:prstGeom prst="rect">
                        <a:avLst/>
                      </a:prstGeom>
                    </pic:spPr>
                  </pic:pic>
                </a:graphicData>
              </a:graphic>
            </wp:inline>
          </w:drawing>
        </w:r>
      </w:ins>
    </w:p>
    <w:p w:rsidR="00D96C7D" w:rsidRDefault="00D96C7D" w:rsidP="00D96C7D">
      <w:pPr>
        <w:numPr>
          <w:ilvl w:val="0"/>
          <w:numId w:val="50"/>
        </w:numPr>
        <w:rPr>
          <w:ins w:id="677" w:author="Alana Chen" w:date="2016-12-13T17:24:00Z"/>
        </w:rPr>
      </w:pPr>
      <w:ins w:id="678" w:author="Alana Chen" w:date="2016-11-18T14:06:00Z">
        <w:r>
          <w:rPr>
            <w:rFonts w:hint="eastAsia"/>
          </w:rPr>
          <w:lastRenderedPageBreak/>
          <w:t>针对“关爱康健医疗保险”险种，在650-意外住院医疗费用、651-疾病住院医疗费用、</w:t>
        </w:r>
      </w:ins>
      <w:ins w:id="679" w:author="Alana Chen" w:date="2016-12-09T11:35:00Z">
        <w:r w:rsidR="00676F55">
          <w:rPr>
            <w:rFonts w:hint="eastAsia"/>
          </w:rPr>
          <w:t>697-</w:t>
        </w:r>
        <w:r w:rsidR="00676F55" w:rsidRPr="0024287A">
          <w:rPr>
            <w:rFonts w:hint="eastAsia"/>
          </w:rPr>
          <w:t>意外住院前后门急诊费用</w:t>
        </w:r>
        <w:r w:rsidR="00676F55">
          <w:rPr>
            <w:rFonts w:hint="eastAsia"/>
          </w:rPr>
          <w:t>、698</w:t>
        </w:r>
        <w:r w:rsidR="00676F55" w:rsidRPr="0024287A">
          <w:rPr>
            <w:rFonts w:hint="eastAsia"/>
          </w:rPr>
          <w:t>-疾病住院前后门急诊费用</w:t>
        </w:r>
        <w:r w:rsidR="00676F55">
          <w:rPr>
            <w:rFonts w:hint="eastAsia"/>
          </w:rPr>
          <w:t>、</w:t>
        </w:r>
      </w:ins>
      <w:ins w:id="680" w:author="Alana Chen" w:date="2016-11-18T14:06:00Z">
        <w:r>
          <w:rPr>
            <w:rFonts w:hint="eastAsia"/>
          </w:rPr>
          <w:t>687-意外特殊门诊医疗、688-</w:t>
        </w:r>
        <w:r w:rsidR="004424B3">
          <w:rPr>
            <w:rFonts w:hint="eastAsia"/>
          </w:rPr>
          <w:t>疾病特殊门诊医疗责任对应的</w:t>
        </w:r>
      </w:ins>
      <w:ins w:id="681" w:author="Alana Chen" w:date="2016-12-26T11:05:00Z">
        <w:r w:rsidR="004424B3">
          <w:rPr>
            <w:rFonts w:hint="eastAsia"/>
          </w:rPr>
          <w:t>“参数”列后新增一列“第三方先期给付金额”</w:t>
        </w:r>
      </w:ins>
      <w:ins w:id="682" w:author="Alana Chen" w:date="2016-11-18T14:06:00Z">
        <w:r>
          <w:rPr>
            <w:rFonts w:hint="eastAsia"/>
          </w:rPr>
          <w:t>，处理同5.3.4章节第1点。</w:t>
        </w:r>
      </w:ins>
    </w:p>
    <w:p w:rsidR="0044233D" w:rsidRDefault="0044233D" w:rsidP="00D96C7D">
      <w:pPr>
        <w:numPr>
          <w:ilvl w:val="0"/>
          <w:numId w:val="50"/>
        </w:numPr>
        <w:rPr>
          <w:ins w:id="683" w:author="Alana Chen" w:date="2016-11-18T14:06:00Z"/>
        </w:rPr>
      </w:pPr>
      <w:ins w:id="684" w:author="Alana Chen" w:date="2016-12-13T17:24:00Z">
        <w:r>
          <w:rPr>
            <w:rFonts w:hint="eastAsia"/>
          </w:rPr>
          <w:t>在如上保单理算页面，将“核定金额”录入框修改为只读显示（此修改不限定险种）。</w:t>
        </w:r>
      </w:ins>
    </w:p>
    <w:p w:rsidR="00D96C7D" w:rsidRPr="00524BEB" w:rsidRDefault="00D96C7D" w:rsidP="00D96C7D">
      <w:pPr>
        <w:numPr>
          <w:ilvl w:val="0"/>
          <w:numId w:val="50"/>
        </w:numPr>
        <w:rPr>
          <w:ins w:id="685" w:author="Alana Chen" w:date="2016-11-18T14:06:00Z"/>
        </w:rPr>
      </w:pPr>
      <w:ins w:id="686" w:author="Alana Chen" w:date="2016-11-18T14:06:00Z">
        <w:r>
          <w:rPr>
            <w:rFonts w:hint="eastAsia"/>
            <w:szCs w:val="21"/>
          </w:rPr>
          <w:t>勾选</w:t>
        </w:r>
        <w:r>
          <w:rPr>
            <w:rFonts w:hint="eastAsia"/>
          </w:rPr>
          <w:t>“关爱康健医疗保险”</w:t>
        </w:r>
        <w:r>
          <w:rPr>
            <w:rFonts w:hint="eastAsia"/>
            <w:szCs w:val="21"/>
          </w:rPr>
          <w:t>保单责任“</w:t>
        </w:r>
        <w:r>
          <w:rPr>
            <w:rFonts w:hint="eastAsia"/>
          </w:rPr>
          <w:t>650-意外住院医疗费用、651-疾病住院医疗费用</w:t>
        </w:r>
        <w:r>
          <w:rPr>
            <w:rFonts w:hint="eastAsia"/>
            <w:szCs w:val="21"/>
          </w:rPr>
          <w:t>”进行理算时，每个保单年度累计赔付的住院天数不能超过180天，如超过则系统提示：“住院天数超过180天，请修改住院天数”，不允许理算。</w:t>
        </w:r>
      </w:ins>
    </w:p>
    <w:p w:rsidR="00D96C7D" w:rsidRPr="00FA4A33" w:rsidRDefault="00D96C7D" w:rsidP="00D96C7D">
      <w:pPr>
        <w:numPr>
          <w:ilvl w:val="0"/>
          <w:numId w:val="50"/>
        </w:numPr>
        <w:rPr>
          <w:ins w:id="687" w:author="Alana Chen" w:date="2016-11-18T14:06:00Z"/>
        </w:rPr>
      </w:pPr>
      <w:ins w:id="688" w:author="Alana Chen" w:date="2016-11-18T14:06:00Z">
        <w:r>
          <w:rPr>
            <w:rFonts w:hint="eastAsia"/>
            <w:szCs w:val="21"/>
          </w:rPr>
          <w:t>该页面其他规则不涉及修改。</w:t>
        </w:r>
      </w:ins>
    </w:p>
    <w:p w:rsidR="00D96C7D" w:rsidRDefault="00D96C7D" w:rsidP="00C3032D">
      <w:pPr>
        <w:pStyle w:val="Heading3"/>
        <w:rPr>
          <w:ins w:id="689" w:author="Alana Chen" w:date="2016-11-18T14:06:00Z"/>
          <w:lang w:eastAsia="zh-CN"/>
        </w:rPr>
      </w:pPr>
      <w:bookmarkStart w:id="690" w:name="_Toc470788056"/>
      <w:ins w:id="691" w:author="Alana Chen" w:date="2016-11-18T14:06:00Z">
        <w:r>
          <w:rPr>
            <w:rFonts w:hint="eastAsia"/>
            <w:lang w:eastAsia="zh-CN"/>
          </w:rPr>
          <w:t>理赔查询</w:t>
        </w:r>
        <w:bookmarkEnd w:id="690"/>
      </w:ins>
    </w:p>
    <w:p w:rsidR="00D96C7D" w:rsidRPr="00D96C7D" w:rsidRDefault="00D96C7D">
      <w:pPr>
        <w:rPr>
          <w:ins w:id="692" w:author="Alana Chen" w:date="2016-11-18T14:06:00Z"/>
        </w:rPr>
        <w:pPrChange w:id="693" w:author="Alana Chen" w:date="2016-11-18T14:06:00Z">
          <w:pPr>
            <w:pStyle w:val="Heading3"/>
          </w:pPr>
        </w:pPrChange>
      </w:pPr>
      <w:ins w:id="694" w:author="Alana Chen" w:date="2016-11-18T14:06:00Z">
        <w:r>
          <w:rPr>
            <w:rFonts w:hint="eastAsia"/>
          </w:rPr>
          <w:t>操作路径：通过“理赔-理赔查询”菜单进入“案件查询”页面，点击案件号码超链接进入“案件信息”页面，点击【查看理算明细】按钮，进入“保单理算”页面，该页面显示同5.3.4章节，各字段只读，不可修改。</w:t>
        </w:r>
      </w:ins>
    </w:p>
    <w:p w:rsidR="00C3032D" w:rsidRDefault="00C3032D" w:rsidP="00C3032D">
      <w:pPr>
        <w:pStyle w:val="Heading3"/>
        <w:rPr>
          <w:lang w:eastAsia="zh-CN"/>
        </w:rPr>
      </w:pPr>
      <w:bookmarkStart w:id="695" w:name="_Toc470788057"/>
      <w:proofErr w:type="spellStart"/>
      <w:r>
        <w:rPr>
          <w:rFonts w:hint="eastAsia"/>
        </w:rPr>
        <w:t>续保二核</w:t>
      </w:r>
      <w:bookmarkEnd w:id="695"/>
      <w:proofErr w:type="spellEnd"/>
    </w:p>
    <w:p w:rsidR="00C3032D" w:rsidRDefault="00C3032D" w:rsidP="00C3032D">
      <w:r>
        <w:rPr>
          <w:noProof/>
        </w:rPr>
        <w:drawing>
          <wp:inline distT="0" distB="0" distL="0" distR="0" wp14:anchorId="6CC630AD" wp14:editId="0A46484C">
            <wp:extent cx="5278120" cy="1959746"/>
            <wp:effectExtent l="0" t="0" r="0" b="254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8120" cy="1959746"/>
                    </a:xfrm>
                    <a:prstGeom prst="rect">
                      <a:avLst/>
                    </a:prstGeom>
                  </pic:spPr>
                </pic:pic>
              </a:graphicData>
            </a:graphic>
          </wp:inline>
        </w:drawing>
      </w:r>
    </w:p>
    <w:p w:rsidR="00C3032D" w:rsidRDefault="00C3032D" w:rsidP="00C3032D">
      <w:pPr>
        <w:numPr>
          <w:ilvl w:val="0"/>
          <w:numId w:val="26"/>
        </w:numPr>
      </w:pPr>
      <w:r>
        <w:rPr>
          <w:rFonts w:hint="eastAsia"/>
        </w:rPr>
        <w:t>针对“关爱康健医疗保险”险种保单，在签批确认案件结案</w:t>
      </w:r>
      <w:ins w:id="696" w:author="Alana Chen" w:date="2016-11-18T14:07:00Z">
        <w:r w:rsidR="00FC2242">
          <w:rPr>
            <w:rFonts w:hint="eastAsia"/>
          </w:rPr>
          <w:t>后</w:t>
        </w:r>
      </w:ins>
      <w:del w:id="697" w:author="Alana Chen" w:date="2016-11-18T14:07:00Z">
        <w:r w:rsidDel="00FC2242">
          <w:rPr>
            <w:rFonts w:hint="eastAsia"/>
          </w:rPr>
          <w:delText>时需</w:delText>
        </w:r>
      </w:del>
      <w:r>
        <w:rPr>
          <w:rFonts w:hint="eastAsia"/>
        </w:rPr>
        <w:t>提交续保二核（处理规则同人生无忧产品）</w:t>
      </w:r>
    </w:p>
    <w:p w:rsidR="00C3032D" w:rsidRDefault="00C3032D" w:rsidP="00C3032D">
      <w:r>
        <w:rPr>
          <w:noProof/>
        </w:rPr>
        <w:lastRenderedPageBreak/>
        <w:drawing>
          <wp:inline distT="0" distB="0" distL="0" distR="0" wp14:anchorId="4550515E" wp14:editId="354E611C">
            <wp:extent cx="5278120" cy="3066685"/>
            <wp:effectExtent l="0" t="0" r="0" b="635"/>
            <wp:docPr id="2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84"/>
                    <a:stretch>
                      <a:fillRect/>
                    </a:stretch>
                  </pic:blipFill>
                  <pic:spPr>
                    <a:xfrm>
                      <a:off x="0" y="0"/>
                      <a:ext cx="5278120" cy="3066685"/>
                    </a:xfrm>
                    <a:prstGeom prst="rect">
                      <a:avLst/>
                    </a:prstGeom>
                  </pic:spPr>
                </pic:pic>
              </a:graphicData>
            </a:graphic>
          </wp:inline>
        </w:drawing>
      </w:r>
    </w:p>
    <w:p w:rsidR="00C3032D" w:rsidRDefault="00C3032D" w:rsidP="00C3032D">
      <w:pPr>
        <w:numPr>
          <w:ilvl w:val="0"/>
          <w:numId w:val="26"/>
        </w:numPr>
      </w:pPr>
      <w:r>
        <w:rPr>
          <w:rFonts w:hint="eastAsia"/>
        </w:rPr>
        <w:t>在续保核保页面，给出核保决定：</w:t>
      </w:r>
    </w:p>
    <w:p w:rsidR="00C3032D" w:rsidRDefault="00C3032D" w:rsidP="00C3032D">
      <w:pPr>
        <w:pStyle w:val="ListParagraph"/>
        <w:numPr>
          <w:ilvl w:val="0"/>
          <w:numId w:val="27"/>
        </w:numPr>
      </w:pPr>
      <w:r>
        <w:rPr>
          <w:rFonts w:hint="eastAsia"/>
        </w:rPr>
        <w:t>若核保决定为“标体通过”或“条件核保通过”，在点击【核保审核通知书】或【保单核保完成】按钮时，需校验是否存在</w:t>
      </w:r>
      <w:r w:rsidRPr="00D924B7">
        <w:rPr>
          <w:rFonts w:hint="eastAsia"/>
          <w:b/>
        </w:rPr>
        <w:t>有效</w:t>
      </w:r>
      <w:r>
        <w:rPr>
          <w:rFonts w:hint="eastAsia"/>
        </w:rPr>
        <w:t>的与“</w:t>
      </w:r>
      <w:r w:rsidRPr="006156C4">
        <w:rPr>
          <w:rFonts w:hint="eastAsia"/>
        </w:rPr>
        <w:t>人保寿险关爱康健医疗保险</w:t>
      </w:r>
      <w:r>
        <w:rPr>
          <w:rFonts w:hint="eastAsia"/>
        </w:rPr>
        <w:t>”一起关联投保的长期险保单，若不存在则系统抛错：“关爱康健医疗保险保单允许续保时必须存在有效的关联投保的长期险保单”，不允许继续操作。</w:t>
      </w:r>
    </w:p>
    <w:p w:rsidR="00C3032D" w:rsidRDefault="00C3032D" w:rsidP="00C3032D">
      <w:pPr>
        <w:pStyle w:val="ListParagraph"/>
        <w:numPr>
          <w:ilvl w:val="0"/>
          <w:numId w:val="27"/>
        </w:numPr>
      </w:pPr>
      <w:r>
        <w:rPr>
          <w:rFonts w:hint="eastAsia"/>
        </w:rPr>
        <w:t>若核保决定为“拒保”或“预约终止”则无需校验如上规则，能正常核保完成。</w:t>
      </w:r>
    </w:p>
    <w:p w:rsidR="00C3032D" w:rsidRPr="00874EA0" w:rsidRDefault="00C3032D" w:rsidP="00C3032D">
      <w:pPr>
        <w:pStyle w:val="ListParagraph"/>
        <w:numPr>
          <w:ilvl w:val="0"/>
          <w:numId w:val="27"/>
        </w:numPr>
        <w:rPr>
          <w:i/>
        </w:rPr>
      </w:pPr>
      <w:r w:rsidRPr="00874EA0">
        <w:rPr>
          <w:rFonts w:hint="eastAsia"/>
          <w:i/>
        </w:rPr>
        <w:t>特别说明：与“人保寿险关爱康健医疗保险”一起关联投保的长期险为美好生活、美好生活</w:t>
      </w:r>
      <w:r w:rsidRPr="00874EA0">
        <w:rPr>
          <w:rFonts w:hint="eastAsia"/>
          <w:i/>
        </w:rPr>
        <w:t>B</w:t>
      </w:r>
      <w:r w:rsidRPr="00874EA0">
        <w:rPr>
          <w:rFonts w:hint="eastAsia"/>
          <w:i/>
        </w:rPr>
        <w:t>款、智赢生活、美好赢家，具体参见需求《</w:t>
      </w:r>
      <w:r w:rsidRPr="00874EA0">
        <w:rPr>
          <w:i/>
        </w:rPr>
        <w:t>PICC_77910_</w:t>
      </w:r>
      <w:r w:rsidRPr="00874EA0">
        <w:rPr>
          <w:i/>
        </w:rPr>
        <w:t>关于人保寿险关爱康健医疗保险的产品需求（契约和部分保全）</w:t>
      </w:r>
      <w:r w:rsidRPr="00874EA0">
        <w:rPr>
          <w:rFonts w:hint="eastAsia"/>
          <w:i/>
        </w:rPr>
        <w:t>》</w:t>
      </w:r>
    </w:p>
    <w:p w:rsidR="00C3032D" w:rsidRDefault="00C3032D" w:rsidP="00C3032D">
      <w:pPr>
        <w:numPr>
          <w:ilvl w:val="0"/>
          <w:numId w:val="26"/>
        </w:numPr>
      </w:pPr>
      <w:r>
        <w:rPr>
          <w:rFonts w:hint="eastAsia"/>
        </w:rPr>
        <w:t>发放的续保核保通知函同人生无忧产品，模板如下：</w:t>
      </w:r>
    </w:p>
    <w:p w:rsidR="00C3032D" w:rsidRDefault="00C3032D" w:rsidP="00C3032D">
      <w:pPr>
        <w:ind w:left="720"/>
      </w:pPr>
      <w:r>
        <w:object w:dxaOrig="1360" w:dyaOrig="1138">
          <v:shape id="_x0000_i1034" type="#_x0000_t75" style="width:67.5pt;height:57pt" o:ole="">
            <v:imagedata r:id="rId85" o:title=""/>
          </v:shape>
          <o:OLEObject Type="Embed" ProgID="Package" ShapeID="_x0000_i1034" DrawAspect="Icon" ObjectID="_1552548473" r:id="rId86"/>
        </w:object>
      </w:r>
    </w:p>
    <w:p w:rsidR="00C3032D" w:rsidRDefault="00C3032D" w:rsidP="00C3032D">
      <w:pPr>
        <w:numPr>
          <w:ilvl w:val="0"/>
          <w:numId w:val="26"/>
        </w:numPr>
      </w:pPr>
      <w:r>
        <w:rPr>
          <w:rFonts w:hint="eastAsia"/>
        </w:rPr>
        <w:t>后续流程同人生无忧险种。</w:t>
      </w:r>
    </w:p>
    <w:p w:rsidR="00C3032D" w:rsidRPr="00E07490" w:rsidRDefault="00C3032D" w:rsidP="00C3032D">
      <w:pPr>
        <w:pStyle w:val="Heading1"/>
        <w:tabs>
          <w:tab w:val="clear" w:pos="432"/>
          <w:tab w:val="num" w:pos="612"/>
        </w:tabs>
        <w:ind w:left="612" w:hanging="612"/>
      </w:pPr>
      <w:bookmarkStart w:id="698" w:name="_Toc470788058"/>
      <w:r w:rsidRPr="00E07490">
        <w:rPr>
          <w:rFonts w:hint="eastAsia"/>
        </w:rPr>
        <w:t>测试关键点</w:t>
      </w:r>
      <w:bookmarkEnd w:id="537"/>
      <w:bookmarkEnd w:id="698"/>
    </w:p>
    <w:p w:rsidR="00C3032D" w:rsidRDefault="00C3032D" w:rsidP="00C3032D">
      <w:pPr>
        <w:numPr>
          <w:ilvl w:val="0"/>
          <w:numId w:val="2"/>
        </w:numPr>
      </w:pPr>
      <w:r>
        <w:rPr>
          <w:rFonts w:hint="eastAsia"/>
        </w:rPr>
        <w:t>续保、保全、理赔</w:t>
      </w:r>
      <w:r w:rsidRPr="00E07490">
        <w:rPr>
          <w:rFonts w:hint="eastAsia"/>
        </w:rPr>
        <w:t>流程能够顺利操作</w:t>
      </w:r>
      <w:r>
        <w:rPr>
          <w:rFonts w:hint="eastAsia"/>
        </w:rPr>
        <w:t>，财务费用正确核算</w:t>
      </w:r>
      <w:r w:rsidRPr="00E07490">
        <w:rPr>
          <w:rFonts w:hint="eastAsia"/>
        </w:rPr>
        <w:t>。</w:t>
      </w:r>
    </w:p>
    <w:p w:rsidR="00C3032D" w:rsidRDefault="00C3032D" w:rsidP="00C3032D">
      <w:pPr>
        <w:numPr>
          <w:ilvl w:val="0"/>
          <w:numId w:val="2"/>
        </w:numPr>
      </w:pPr>
      <w:r>
        <w:rPr>
          <w:rFonts w:hint="eastAsia"/>
        </w:rPr>
        <w:t>本次新产品为应税产品，请测试注意验证费用拆分逻辑是否正确。</w:t>
      </w:r>
    </w:p>
    <w:p w:rsidR="00C3032D" w:rsidRPr="00E07490" w:rsidRDefault="00C3032D" w:rsidP="00C3032D">
      <w:pPr>
        <w:pStyle w:val="Heading1"/>
        <w:tabs>
          <w:tab w:val="clear" w:pos="432"/>
          <w:tab w:val="num" w:pos="612"/>
        </w:tabs>
        <w:ind w:left="612" w:hanging="612"/>
      </w:pPr>
      <w:bookmarkStart w:id="699" w:name="_Toc356821332"/>
      <w:bookmarkStart w:id="700" w:name="_Toc470788059"/>
      <w:r w:rsidRPr="00E07490">
        <w:rPr>
          <w:rFonts w:hint="eastAsia"/>
        </w:rPr>
        <w:t>特别说明</w:t>
      </w:r>
      <w:bookmarkEnd w:id="699"/>
      <w:bookmarkEnd w:id="700"/>
    </w:p>
    <w:p w:rsidR="00C3032D" w:rsidRPr="00DA51EC" w:rsidRDefault="00C3032D" w:rsidP="00C3032D">
      <w:pPr>
        <w:ind w:firstLineChars="150" w:firstLine="315"/>
      </w:pPr>
      <w:r w:rsidRPr="00E07490">
        <w:rPr>
          <w:rFonts w:hint="eastAsia"/>
        </w:rPr>
        <w:t>无。</w:t>
      </w:r>
    </w:p>
    <w:p w:rsidR="00C3032D" w:rsidRPr="00DF10E3" w:rsidRDefault="00C3032D" w:rsidP="00C3032D">
      <w:pPr>
        <w:pStyle w:val="Heading1"/>
        <w:tabs>
          <w:tab w:val="clear" w:pos="432"/>
          <w:tab w:val="num" w:pos="612"/>
        </w:tabs>
        <w:ind w:left="612" w:hanging="612"/>
      </w:pPr>
      <w:bookmarkStart w:id="701" w:name="_Toc470788060"/>
      <w:r>
        <w:rPr>
          <w:rFonts w:hint="eastAsia"/>
        </w:rPr>
        <w:t>参考文档</w:t>
      </w:r>
      <w:bookmarkEnd w:id="701"/>
    </w:p>
    <w:tbl>
      <w:tblPr>
        <w:tblW w:w="8618" w:type="dxa"/>
        <w:tblInd w:w="9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000" w:firstRow="0" w:lastRow="0" w:firstColumn="0" w:lastColumn="0" w:noHBand="0" w:noVBand="0"/>
      </w:tblPr>
      <w:tblGrid>
        <w:gridCol w:w="153"/>
        <w:gridCol w:w="4707"/>
        <w:gridCol w:w="1620"/>
        <w:gridCol w:w="360"/>
        <w:gridCol w:w="153"/>
        <w:gridCol w:w="1467"/>
        <w:gridCol w:w="158"/>
      </w:tblGrid>
      <w:tr w:rsidR="00C3032D" w:rsidRPr="008A22BA" w:rsidTr="00EC50CF">
        <w:trPr>
          <w:gridAfter w:val="1"/>
          <w:wAfter w:w="158" w:type="dxa"/>
          <w:cantSplit/>
          <w:tblHeader/>
        </w:trPr>
        <w:tc>
          <w:tcPr>
            <w:tcW w:w="6840" w:type="dxa"/>
            <w:gridSpan w:val="4"/>
            <w:tcBorders>
              <w:top w:val="single" w:sz="12" w:space="0" w:color="auto"/>
              <w:bottom w:val="single" w:sz="6" w:space="0" w:color="auto"/>
              <w:right w:val="single" w:sz="12" w:space="0" w:color="auto"/>
            </w:tcBorders>
            <w:shd w:val="pct10" w:color="auto" w:fill="auto"/>
          </w:tcPr>
          <w:p w:rsidR="00C3032D" w:rsidRPr="008A22BA" w:rsidRDefault="00C3032D" w:rsidP="00EC50CF">
            <w:pPr>
              <w:pStyle w:val="TableHeading"/>
            </w:pPr>
            <w:proofErr w:type="spellStart"/>
            <w:r w:rsidRPr="008A22BA">
              <w:rPr>
                <w:rFonts w:hint="eastAsia"/>
              </w:rPr>
              <w:t>文档标题</w:t>
            </w:r>
            <w:proofErr w:type="spellEnd"/>
          </w:p>
        </w:tc>
        <w:tc>
          <w:tcPr>
            <w:tcW w:w="1620" w:type="dxa"/>
            <w:gridSpan w:val="2"/>
            <w:tcBorders>
              <w:top w:val="single" w:sz="12" w:space="0" w:color="auto"/>
              <w:left w:val="single" w:sz="12" w:space="0" w:color="auto"/>
              <w:bottom w:val="single" w:sz="6" w:space="0" w:color="auto"/>
              <w:right w:val="single" w:sz="12" w:space="0" w:color="auto"/>
            </w:tcBorders>
            <w:shd w:val="pct10" w:color="auto" w:fill="auto"/>
          </w:tcPr>
          <w:p w:rsidR="00C3032D" w:rsidRPr="008A22BA" w:rsidRDefault="00C3032D" w:rsidP="00EC50CF">
            <w:pPr>
              <w:pStyle w:val="TableHeading"/>
              <w:rPr>
                <w:lang w:eastAsia="zh-CN"/>
              </w:rPr>
            </w:pPr>
            <w:r>
              <w:rPr>
                <w:rFonts w:hint="eastAsia"/>
                <w:lang w:eastAsia="zh-CN"/>
              </w:rPr>
              <w:t>撰写人</w:t>
            </w:r>
          </w:p>
        </w:tc>
      </w:tr>
      <w:tr w:rsidR="00C3032D" w:rsidRPr="0005374B" w:rsidTr="00EC50CF">
        <w:trPr>
          <w:gridAfter w:val="4"/>
          <w:wAfter w:w="158" w:type="dxa"/>
          <w:cantSplit/>
          <w:trHeight w:hRule="exact" w:val="60"/>
          <w:tblHeader/>
        </w:trPr>
        <w:tc>
          <w:tcPr>
            <w:tcW w:w="4860" w:type="dxa"/>
            <w:gridSpan w:val="2"/>
            <w:tcBorders>
              <w:top w:val="nil"/>
              <w:left w:val="nil"/>
              <w:right w:val="nil"/>
            </w:tcBorders>
            <w:shd w:val="pct50" w:color="auto" w:fill="auto"/>
          </w:tcPr>
          <w:p w:rsidR="00C3032D" w:rsidRPr="0005374B" w:rsidRDefault="00C3032D" w:rsidP="00EC50CF"/>
        </w:tc>
        <w:tc>
          <w:tcPr>
            <w:tcW w:w="1620" w:type="dxa"/>
            <w:tcBorders>
              <w:top w:val="nil"/>
              <w:left w:val="nil"/>
              <w:right w:val="nil"/>
            </w:tcBorders>
            <w:shd w:val="pct50" w:color="auto" w:fill="auto"/>
          </w:tcPr>
          <w:p w:rsidR="00C3032D" w:rsidRPr="0005374B" w:rsidRDefault="00C3032D" w:rsidP="00EC50CF"/>
        </w:tc>
      </w:tr>
      <w:tr w:rsidR="00C3032D" w:rsidRPr="00072BDC" w:rsidTr="00EC50CF">
        <w:tblPrEx>
          <w:jc w:val="center"/>
        </w:tblPrEx>
        <w:trPr>
          <w:gridBefore w:val="1"/>
          <w:wBefore w:w="153" w:type="dxa"/>
          <w:cantSplit/>
          <w:jc w:val="center"/>
        </w:trPr>
        <w:tc>
          <w:tcPr>
            <w:tcW w:w="6840" w:type="dxa"/>
            <w:gridSpan w:val="4"/>
            <w:tcBorders>
              <w:top w:val="single" w:sz="4" w:space="0" w:color="auto"/>
              <w:left w:val="single" w:sz="4" w:space="0" w:color="auto"/>
              <w:bottom w:val="single" w:sz="4" w:space="0" w:color="auto"/>
            </w:tcBorders>
          </w:tcPr>
          <w:p w:rsidR="00C3032D" w:rsidRPr="00F73E87" w:rsidRDefault="00C3032D" w:rsidP="00EC50CF">
            <w:pPr>
              <w:pStyle w:val="TableText"/>
            </w:pPr>
            <w:r w:rsidRPr="0058314B">
              <w:lastRenderedPageBreak/>
              <w:t>PICC_77910_关于人保寿险关爱康健医疗保险的产品需求（契约和部分保全）</w:t>
            </w:r>
          </w:p>
        </w:tc>
        <w:tc>
          <w:tcPr>
            <w:tcW w:w="1625" w:type="dxa"/>
            <w:gridSpan w:val="2"/>
            <w:tcBorders>
              <w:top w:val="single" w:sz="4" w:space="0" w:color="auto"/>
              <w:bottom w:val="single" w:sz="4" w:space="0" w:color="auto"/>
              <w:right w:val="single" w:sz="4" w:space="0" w:color="auto"/>
            </w:tcBorders>
          </w:tcPr>
          <w:p w:rsidR="00C3032D" w:rsidRPr="00072BDC" w:rsidRDefault="00C3032D" w:rsidP="00EC50CF">
            <w:pPr>
              <w:pStyle w:val="TableText"/>
            </w:pPr>
            <w:proofErr w:type="spellStart"/>
            <w:r>
              <w:rPr>
                <w:rFonts w:hint="eastAsia"/>
              </w:rPr>
              <w:t>Alana.Chen</w:t>
            </w:r>
            <w:proofErr w:type="spellEnd"/>
          </w:p>
        </w:tc>
      </w:tr>
      <w:tr w:rsidR="00C3032D" w:rsidTr="00EC50CF">
        <w:tblPrEx>
          <w:jc w:val="center"/>
        </w:tblPrEx>
        <w:trPr>
          <w:gridBefore w:val="1"/>
          <w:wBefore w:w="153" w:type="dxa"/>
          <w:cantSplit/>
          <w:jc w:val="center"/>
        </w:trPr>
        <w:tc>
          <w:tcPr>
            <w:tcW w:w="6840" w:type="dxa"/>
            <w:gridSpan w:val="4"/>
            <w:tcBorders>
              <w:top w:val="single" w:sz="4" w:space="0" w:color="auto"/>
              <w:left w:val="single" w:sz="4" w:space="0" w:color="auto"/>
              <w:bottom w:val="single" w:sz="4" w:space="0" w:color="auto"/>
            </w:tcBorders>
          </w:tcPr>
          <w:p w:rsidR="00C3032D" w:rsidRPr="00382394" w:rsidRDefault="00C3032D" w:rsidP="00EC50CF">
            <w:pPr>
              <w:pStyle w:val="TableText"/>
            </w:pPr>
            <w:r w:rsidRPr="00382394">
              <w:t>PICC_75594_关于人保寿险至尊守护医疗保险的产品需求（保全）</w:t>
            </w:r>
          </w:p>
        </w:tc>
        <w:tc>
          <w:tcPr>
            <w:tcW w:w="1625" w:type="dxa"/>
            <w:gridSpan w:val="2"/>
            <w:tcBorders>
              <w:top w:val="single" w:sz="4" w:space="0" w:color="auto"/>
              <w:bottom w:val="single" w:sz="4" w:space="0" w:color="auto"/>
              <w:right w:val="single" w:sz="4" w:space="0" w:color="auto"/>
            </w:tcBorders>
          </w:tcPr>
          <w:p w:rsidR="00C3032D" w:rsidRDefault="00C3032D" w:rsidP="00EC50CF">
            <w:pPr>
              <w:pStyle w:val="TableText"/>
            </w:pPr>
            <w:proofErr w:type="spellStart"/>
            <w:r>
              <w:rPr>
                <w:rFonts w:hint="eastAsia"/>
              </w:rPr>
              <w:t>Canny.Dong</w:t>
            </w:r>
            <w:proofErr w:type="spellEnd"/>
          </w:p>
        </w:tc>
      </w:tr>
      <w:tr w:rsidR="00C3032D" w:rsidTr="00EC50CF">
        <w:tblPrEx>
          <w:jc w:val="center"/>
        </w:tblPrEx>
        <w:trPr>
          <w:gridBefore w:val="1"/>
          <w:wBefore w:w="153" w:type="dxa"/>
          <w:cantSplit/>
          <w:jc w:val="center"/>
        </w:trPr>
        <w:tc>
          <w:tcPr>
            <w:tcW w:w="6840" w:type="dxa"/>
            <w:gridSpan w:val="4"/>
            <w:tcBorders>
              <w:top w:val="single" w:sz="4" w:space="0" w:color="auto"/>
              <w:left w:val="single" w:sz="4" w:space="0" w:color="auto"/>
              <w:bottom w:val="single" w:sz="4" w:space="0" w:color="auto"/>
            </w:tcBorders>
          </w:tcPr>
          <w:p w:rsidR="00C3032D" w:rsidRPr="00382394" w:rsidRDefault="00C3032D" w:rsidP="00EC50CF">
            <w:pPr>
              <w:pStyle w:val="TableText"/>
            </w:pPr>
            <w:r w:rsidRPr="001A760C">
              <w:t>PICC_74241_关于人保寿险惠众个人税收优惠型健康保险（万能型）产品的需求（续期）</w:t>
            </w:r>
          </w:p>
        </w:tc>
        <w:tc>
          <w:tcPr>
            <w:tcW w:w="1625" w:type="dxa"/>
            <w:gridSpan w:val="2"/>
            <w:tcBorders>
              <w:top w:val="single" w:sz="4" w:space="0" w:color="auto"/>
              <w:bottom w:val="single" w:sz="4" w:space="0" w:color="auto"/>
              <w:right w:val="single" w:sz="4" w:space="0" w:color="auto"/>
            </w:tcBorders>
          </w:tcPr>
          <w:p w:rsidR="00C3032D" w:rsidRDefault="00C3032D" w:rsidP="00EC50CF">
            <w:pPr>
              <w:pStyle w:val="TableText"/>
            </w:pPr>
            <w:proofErr w:type="spellStart"/>
            <w:r>
              <w:rPr>
                <w:rFonts w:hint="eastAsia"/>
              </w:rPr>
              <w:t>Cherry.Liu</w:t>
            </w:r>
            <w:proofErr w:type="spellEnd"/>
          </w:p>
        </w:tc>
      </w:tr>
    </w:tbl>
    <w:p w:rsidR="00C3032D" w:rsidRDefault="00C3032D" w:rsidP="00C3032D"/>
    <w:p w:rsidR="007D6DFC" w:rsidRPr="00C3032D" w:rsidRDefault="007D6DFC" w:rsidP="00C3032D"/>
    <w:sectPr w:rsidR="007D6DFC" w:rsidRPr="00C3032D" w:rsidSect="00A174BD">
      <w:headerReference w:type="even" r:id="rId87"/>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01DF" w:rsidRDefault="007701DF">
      <w:r>
        <w:separator/>
      </w:r>
    </w:p>
  </w:endnote>
  <w:endnote w:type="continuationSeparator" w:id="0">
    <w:p w:rsidR="007701DF" w:rsidRDefault="007701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 w:name="Futura Bk">
    <w:altName w:val="Century Gothic"/>
    <w:charset w:val="00"/>
    <w:family w:val="swiss"/>
    <w:pitch w:val="default"/>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50CF" w:rsidRDefault="00EC50CF" w:rsidP="00A174B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EC50CF" w:rsidRDefault="00EC50CF" w:rsidP="00A174BD">
    <w:pPr>
      <w:pStyle w:val="Footer"/>
      <w:ind w:right="360"/>
      <w:rPr>
        <w:rStyle w:val="PageNumber"/>
      </w:rPr>
    </w:pPr>
  </w:p>
  <w:p w:rsidR="00EC50CF" w:rsidRDefault="00EC50CF" w:rsidP="00A174BD"/>
  <w:p w:rsidR="00EC50CF" w:rsidRDefault="00EC50CF" w:rsidP="00A174B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50CF" w:rsidRDefault="00EC50CF" w:rsidP="00A174B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EC50CF" w:rsidRDefault="00EC50CF" w:rsidP="00A174BD">
    <w:pPr>
      <w:pStyle w:val="Footer"/>
      <w:ind w:right="360"/>
    </w:pPr>
    <w:r>
      <w:fldChar w:fldCharType="begin"/>
    </w:r>
    <w:r>
      <w:instrText xml:space="preserve"> </w:instrText>
    </w:r>
    <w:r>
      <w:rPr>
        <w:rFonts w:hint="eastAsia"/>
      </w:rPr>
      <w:instrText>DOCPROPERTY  Category  \* MERGEFORMAT</w:instrText>
    </w:r>
    <w:r>
      <w:instrText xml:space="preserve"> </w:instrText>
    </w:r>
    <w:r>
      <w:fldChar w:fldCharType="end"/>
    </w:r>
    <w:r>
      <w:rPr>
        <w:rFonts w:hint="eastAsia"/>
      </w:rPr>
      <w:t xml:space="preserve">                                </w:t>
    </w:r>
    <w:r w:rsidRPr="002D3510">
      <w:rPr>
        <w:rFonts w:hint="eastAsia"/>
      </w:rPr>
      <w:t>易保网络技术有限公司</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50CF" w:rsidRDefault="00EC50CF"/>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50CF" w:rsidRDefault="00EC50CF"/>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50CF" w:rsidRDefault="00EC50CF"/>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50CF" w:rsidRDefault="00EC50CF" w:rsidP="00A174B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EC50CF" w:rsidRDefault="00EC50CF"/>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50CF" w:rsidRDefault="00EC50CF" w:rsidP="00A174B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267F0">
      <w:rPr>
        <w:rStyle w:val="PageNumber"/>
        <w:noProof/>
      </w:rPr>
      <w:t>30</w:t>
    </w:r>
    <w:r>
      <w:rPr>
        <w:rStyle w:val="PageNumber"/>
      </w:rPr>
      <w:fldChar w:fldCharType="end"/>
    </w:r>
  </w:p>
  <w:p w:rsidR="00EC50CF" w:rsidRDefault="00EC50CF"/>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50CF" w:rsidRDefault="00EC50C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01DF" w:rsidRDefault="007701DF">
      <w:r>
        <w:separator/>
      </w:r>
    </w:p>
  </w:footnote>
  <w:footnote w:type="continuationSeparator" w:id="0">
    <w:p w:rsidR="007701DF" w:rsidRDefault="007701D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50CF" w:rsidRPr="00BE18C2" w:rsidRDefault="00EC50CF" w:rsidP="00A174BD">
    <w:pPr>
      <w:pStyle w:val="Header"/>
      <w:jc w:val="both"/>
      <w:rPr>
        <w:sz w:val="21"/>
        <w:szCs w:val="21"/>
      </w:rPr>
    </w:pPr>
    <w:r>
      <w:rPr>
        <w:rFonts w:hint="eastAsia"/>
        <w:sz w:val="21"/>
        <w:szCs w:val="21"/>
      </w:rPr>
      <w:t>保费逾期未付选项优化</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50CF" w:rsidRDefault="00EC50CF"/>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50CF" w:rsidRDefault="00EC50CF"/>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50CF" w:rsidRDefault="00EC50CF"/>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50CF" w:rsidRDefault="00EC50CF"/>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50CF" w:rsidRDefault="00EC50CF"/>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50CF" w:rsidRDefault="00EC50CF"/>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50CF" w:rsidRDefault="00EC50CF" w:rsidP="00A174BD">
    <w:proofErr w:type="gramStart"/>
    <w:r>
      <w:rPr>
        <w:rFonts w:hint="eastAsia"/>
      </w:rPr>
      <w:t>b</w:t>
    </w:r>
    <w:proofErr w:type="gram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E705D"/>
    <w:multiLevelType w:val="hybridMultilevel"/>
    <w:tmpl w:val="EB76A4CC"/>
    <w:lvl w:ilvl="0" w:tplc="967A57CC">
      <w:start w:val="1"/>
      <w:numFmt w:val="decimal"/>
      <w:lvlText w:val="%1、"/>
      <w:lvlJc w:val="left"/>
      <w:pPr>
        <w:ind w:left="360" w:hanging="360"/>
      </w:pPr>
      <w:rPr>
        <w:rFonts w:cs="Times New Roman" w:hint="default"/>
        <w:color w:val="000000"/>
        <w:sz w:val="21"/>
        <w:szCs w:val="21"/>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tabs>
          <w:tab w:val="num" w:pos="2520"/>
        </w:tabs>
        <w:ind w:left="2520" w:hanging="360"/>
      </w:pPr>
    </w:lvl>
    <w:lvl w:ilvl="4" w:tplc="04090019">
      <w:start w:val="1"/>
      <w:numFmt w:val="decimal"/>
      <w:lvlText w:val="%5."/>
      <w:lvlJc w:val="left"/>
      <w:pPr>
        <w:tabs>
          <w:tab w:val="num" w:pos="3240"/>
        </w:tabs>
        <w:ind w:left="3240" w:hanging="360"/>
      </w:pPr>
    </w:lvl>
    <w:lvl w:ilvl="5" w:tplc="0409001B">
      <w:start w:val="1"/>
      <w:numFmt w:val="decimal"/>
      <w:lvlText w:val="%6."/>
      <w:lvlJc w:val="left"/>
      <w:pPr>
        <w:tabs>
          <w:tab w:val="num" w:pos="3960"/>
        </w:tabs>
        <w:ind w:left="3960" w:hanging="360"/>
      </w:pPr>
    </w:lvl>
    <w:lvl w:ilvl="6" w:tplc="0409000F">
      <w:start w:val="1"/>
      <w:numFmt w:val="decimal"/>
      <w:lvlText w:val="%7."/>
      <w:lvlJc w:val="left"/>
      <w:pPr>
        <w:tabs>
          <w:tab w:val="num" w:pos="4680"/>
        </w:tabs>
        <w:ind w:left="4680" w:hanging="360"/>
      </w:pPr>
    </w:lvl>
    <w:lvl w:ilvl="7" w:tplc="04090019">
      <w:start w:val="1"/>
      <w:numFmt w:val="decimal"/>
      <w:lvlText w:val="%8."/>
      <w:lvlJc w:val="left"/>
      <w:pPr>
        <w:tabs>
          <w:tab w:val="num" w:pos="5400"/>
        </w:tabs>
        <w:ind w:left="5400" w:hanging="360"/>
      </w:pPr>
    </w:lvl>
    <w:lvl w:ilvl="8" w:tplc="0409001B">
      <w:start w:val="1"/>
      <w:numFmt w:val="decimal"/>
      <w:lvlText w:val="%9."/>
      <w:lvlJc w:val="left"/>
      <w:pPr>
        <w:tabs>
          <w:tab w:val="num" w:pos="6120"/>
        </w:tabs>
        <w:ind w:left="6120" w:hanging="360"/>
      </w:pPr>
    </w:lvl>
  </w:abstractNum>
  <w:abstractNum w:abstractNumId="1">
    <w:nsid w:val="0314450C"/>
    <w:multiLevelType w:val="multilevel"/>
    <w:tmpl w:val="2188BD9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1418" w:hanging="1418"/>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368"/>
        </w:tabs>
        <w:ind w:left="136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0698342D"/>
    <w:multiLevelType w:val="hybridMultilevel"/>
    <w:tmpl w:val="EB76A4CC"/>
    <w:lvl w:ilvl="0" w:tplc="967A57CC">
      <w:start w:val="1"/>
      <w:numFmt w:val="decimal"/>
      <w:lvlText w:val="%1、"/>
      <w:lvlJc w:val="left"/>
      <w:pPr>
        <w:ind w:left="360" w:hanging="360"/>
      </w:pPr>
      <w:rPr>
        <w:rFonts w:cs="Times New Roman" w:hint="default"/>
        <w:color w:val="000000"/>
        <w:sz w:val="21"/>
        <w:szCs w:val="21"/>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tabs>
          <w:tab w:val="num" w:pos="2520"/>
        </w:tabs>
        <w:ind w:left="2520" w:hanging="360"/>
      </w:pPr>
    </w:lvl>
    <w:lvl w:ilvl="4" w:tplc="04090019">
      <w:start w:val="1"/>
      <w:numFmt w:val="decimal"/>
      <w:lvlText w:val="%5."/>
      <w:lvlJc w:val="left"/>
      <w:pPr>
        <w:tabs>
          <w:tab w:val="num" w:pos="3240"/>
        </w:tabs>
        <w:ind w:left="3240" w:hanging="360"/>
      </w:pPr>
    </w:lvl>
    <w:lvl w:ilvl="5" w:tplc="0409001B">
      <w:start w:val="1"/>
      <w:numFmt w:val="decimal"/>
      <w:lvlText w:val="%6."/>
      <w:lvlJc w:val="left"/>
      <w:pPr>
        <w:tabs>
          <w:tab w:val="num" w:pos="3960"/>
        </w:tabs>
        <w:ind w:left="3960" w:hanging="360"/>
      </w:pPr>
    </w:lvl>
    <w:lvl w:ilvl="6" w:tplc="0409000F">
      <w:start w:val="1"/>
      <w:numFmt w:val="decimal"/>
      <w:lvlText w:val="%7."/>
      <w:lvlJc w:val="left"/>
      <w:pPr>
        <w:tabs>
          <w:tab w:val="num" w:pos="4680"/>
        </w:tabs>
        <w:ind w:left="4680" w:hanging="360"/>
      </w:pPr>
    </w:lvl>
    <w:lvl w:ilvl="7" w:tplc="04090019">
      <w:start w:val="1"/>
      <w:numFmt w:val="decimal"/>
      <w:lvlText w:val="%8."/>
      <w:lvlJc w:val="left"/>
      <w:pPr>
        <w:tabs>
          <w:tab w:val="num" w:pos="5400"/>
        </w:tabs>
        <w:ind w:left="5400" w:hanging="360"/>
      </w:pPr>
    </w:lvl>
    <w:lvl w:ilvl="8" w:tplc="0409001B">
      <w:start w:val="1"/>
      <w:numFmt w:val="decimal"/>
      <w:lvlText w:val="%9."/>
      <w:lvlJc w:val="left"/>
      <w:pPr>
        <w:tabs>
          <w:tab w:val="num" w:pos="6120"/>
        </w:tabs>
        <w:ind w:left="6120" w:hanging="360"/>
      </w:pPr>
    </w:lvl>
  </w:abstractNum>
  <w:abstractNum w:abstractNumId="3">
    <w:nsid w:val="0B614B7F"/>
    <w:multiLevelType w:val="hybridMultilevel"/>
    <w:tmpl w:val="BF9416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F0207D"/>
    <w:multiLevelType w:val="hybridMultilevel"/>
    <w:tmpl w:val="B868E112"/>
    <w:lvl w:ilvl="0" w:tplc="28CEC0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2E3E09"/>
    <w:multiLevelType w:val="hybridMultilevel"/>
    <w:tmpl w:val="31062244"/>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113428CA"/>
    <w:multiLevelType w:val="hybridMultilevel"/>
    <w:tmpl w:val="B868E112"/>
    <w:lvl w:ilvl="0" w:tplc="28CEC0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953F6F"/>
    <w:multiLevelType w:val="hybridMultilevel"/>
    <w:tmpl w:val="6750EBD6"/>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11E83624"/>
    <w:multiLevelType w:val="hybridMultilevel"/>
    <w:tmpl w:val="73863B5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2B60ED4"/>
    <w:multiLevelType w:val="hybridMultilevel"/>
    <w:tmpl w:val="82EC289C"/>
    <w:lvl w:ilvl="0" w:tplc="538A26E0">
      <w:start w:val="1"/>
      <w:numFmt w:val="decimal"/>
      <w:lvlText w:val="%1、"/>
      <w:lvlJc w:val="left"/>
      <w:pPr>
        <w:tabs>
          <w:tab w:val="num" w:pos="420"/>
        </w:tabs>
        <w:ind w:left="420" w:hanging="420"/>
      </w:pPr>
      <w:rPr>
        <w:rFonts w:ascii="宋体" w:hAnsi="宋体" w:cs="Times New Roman" w:hint="default"/>
        <w:color w:val="auto"/>
      </w:rPr>
    </w:lvl>
    <w:lvl w:ilvl="1" w:tplc="04090011">
      <w:start w:val="1"/>
      <w:numFmt w:val="decimal"/>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138E5649"/>
    <w:multiLevelType w:val="hybridMultilevel"/>
    <w:tmpl w:val="E2B603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15A80B1E"/>
    <w:multiLevelType w:val="hybridMultilevel"/>
    <w:tmpl w:val="771E4D72"/>
    <w:lvl w:ilvl="0" w:tplc="04090011">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nsid w:val="164A586E"/>
    <w:multiLevelType w:val="hybridMultilevel"/>
    <w:tmpl w:val="82EC289C"/>
    <w:lvl w:ilvl="0" w:tplc="538A26E0">
      <w:start w:val="1"/>
      <w:numFmt w:val="decimal"/>
      <w:lvlText w:val="%1、"/>
      <w:lvlJc w:val="left"/>
      <w:pPr>
        <w:tabs>
          <w:tab w:val="num" w:pos="420"/>
        </w:tabs>
        <w:ind w:left="420" w:hanging="420"/>
      </w:pPr>
      <w:rPr>
        <w:rFonts w:ascii="宋体" w:hAnsi="宋体" w:cs="Times New Roman" w:hint="default"/>
        <w:color w:val="auto"/>
      </w:rPr>
    </w:lvl>
    <w:lvl w:ilvl="1" w:tplc="04090011">
      <w:start w:val="1"/>
      <w:numFmt w:val="decimal"/>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17AA1514"/>
    <w:multiLevelType w:val="hybridMultilevel"/>
    <w:tmpl w:val="B868E112"/>
    <w:lvl w:ilvl="0" w:tplc="28CEC0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9D94A0C"/>
    <w:multiLevelType w:val="hybridMultilevel"/>
    <w:tmpl w:val="0BA88E6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A18538B"/>
    <w:multiLevelType w:val="hybridMultilevel"/>
    <w:tmpl w:val="E4C021A2"/>
    <w:lvl w:ilvl="0" w:tplc="58D692B2">
      <w:start w:val="1"/>
      <w:numFmt w:val="decimal"/>
      <w:lvlText w:val="%1、"/>
      <w:lvlJc w:val="left"/>
      <w:pPr>
        <w:ind w:left="720" w:hanging="360"/>
      </w:pPr>
      <w:rPr>
        <w:rFonts w:cs="Times New Roman" w:hint="default"/>
        <w:color w:val="000000"/>
        <w:sz w:val="21"/>
        <w:szCs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0146561"/>
    <w:multiLevelType w:val="hybridMultilevel"/>
    <w:tmpl w:val="82EC289C"/>
    <w:lvl w:ilvl="0" w:tplc="538A26E0">
      <w:start w:val="1"/>
      <w:numFmt w:val="decimal"/>
      <w:lvlText w:val="%1、"/>
      <w:lvlJc w:val="left"/>
      <w:pPr>
        <w:tabs>
          <w:tab w:val="num" w:pos="420"/>
        </w:tabs>
        <w:ind w:left="420" w:hanging="420"/>
      </w:pPr>
      <w:rPr>
        <w:rFonts w:ascii="宋体" w:hAnsi="宋体" w:cs="Times New Roman" w:hint="default"/>
        <w:color w:val="auto"/>
      </w:rPr>
    </w:lvl>
    <w:lvl w:ilvl="1" w:tplc="04090011">
      <w:start w:val="1"/>
      <w:numFmt w:val="decimal"/>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225E1A1B"/>
    <w:multiLevelType w:val="hybridMultilevel"/>
    <w:tmpl w:val="B868E112"/>
    <w:lvl w:ilvl="0" w:tplc="28CEC0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5526BD1"/>
    <w:multiLevelType w:val="hybridMultilevel"/>
    <w:tmpl w:val="47E6BBD4"/>
    <w:lvl w:ilvl="0" w:tplc="7A3CAF40">
      <w:start w:val="1"/>
      <w:numFmt w:val="decimal"/>
      <w:lvlText w:val="（%1）"/>
      <w:lvlJc w:val="left"/>
      <w:pPr>
        <w:tabs>
          <w:tab w:val="num" w:pos="1080"/>
        </w:tabs>
        <w:ind w:left="1080" w:hanging="720"/>
      </w:pPr>
      <w:rPr>
        <w:rFonts w:hint="default"/>
        <w:color w:val="auto"/>
        <w:lang w:val="en-US"/>
      </w:rPr>
    </w:lvl>
    <w:lvl w:ilvl="1" w:tplc="04090019">
      <w:start w:val="1"/>
      <w:numFmt w:val="lowerLetter"/>
      <w:lvlText w:val="%2)"/>
      <w:lvlJc w:val="left"/>
      <w:pPr>
        <w:tabs>
          <w:tab w:val="num" w:pos="780"/>
        </w:tabs>
        <w:ind w:left="780" w:hanging="420"/>
      </w:pPr>
    </w:lvl>
    <w:lvl w:ilvl="2" w:tplc="3E0241D2">
      <w:start w:val="1"/>
      <w:numFmt w:val="decimal"/>
      <w:lvlText w:val="%3、"/>
      <w:lvlJc w:val="left"/>
      <w:pPr>
        <w:ind w:left="1140" w:hanging="360"/>
      </w:pPr>
      <w:rPr>
        <w:rFonts w:hint="default"/>
        <w:color w:val="auto"/>
      </w:rPr>
    </w:lvl>
    <w:lvl w:ilvl="3" w:tplc="0409000F" w:tentative="1">
      <w:start w:val="1"/>
      <w:numFmt w:val="decimal"/>
      <w:lvlText w:val="%4."/>
      <w:lvlJc w:val="left"/>
      <w:pPr>
        <w:tabs>
          <w:tab w:val="num" w:pos="1620"/>
        </w:tabs>
        <w:ind w:left="1620" w:hanging="420"/>
      </w:pPr>
    </w:lvl>
    <w:lvl w:ilvl="4" w:tplc="04090019" w:tentative="1">
      <w:start w:val="1"/>
      <w:numFmt w:val="lowerLetter"/>
      <w:lvlText w:val="%5)"/>
      <w:lvlJc w:val="left"/>
      <w:pPr>
        <w:tabs>
          <w:tab w:val="num" w:pos="2040"/>
        </w:tabs>
        <w:ind w:left="2040" w:hanging="420"/>
      </w:pPr>
    </w:lvl>
    <w:lvl w:ilvl="5" w:tplc="0409001B" w:tentative="1">
      <w:start w:val="1"/>
      <w:numFmt w:val="lowerRoman"/>
      <w:lvlText w:val="%6."/>
      <w:lvlJc w:val="right"/>
      <w:pPr>
        <w:tabs>
          <w:tab w:val="num" w:pos="2460"/>
        </w:tabs>
        <w:ind w:left="2460" w:hanging="420"/>
      </w:pPr>
    </w:lvl>
    <w:lvl w:ilvl="6" w:tplc="0409000F" w:tentative="1">
      <w:start w:val="1"/>
      <w:numFmt w:val="decimal"/>
      <w:lvlText w:val="%7."/>
      <w:lvlJc w:val="left"/>
      <w:pPr>
        <w:tabs>
          <w:tab w:val="num" w:pos="2880"/>
        </w:tabs>
        <w:ind w:left="2880" w:hanging="420"/>
      </w:pPr>
    </w:lvl>
    <w:lvl w:ilvl="7" w:tplc="04090019" w:tentative="1">
      <w:start w:val="1"/>
      <w:numFmt w:val="lowerLetter"/>
      <w:lvlText w:val="%8)"/>
      <w:lvlJc w:val="left"/>
      <w:pPr>
        <w:tabs>
          <w:tab w:val="num" w:pos="3300"/>
        </w:tabs>
        <w:ind w:left="3300" w:hanging="420"/>
      </w:pPr>
    </w:lvl>
    <w:lvl w:ilvl="8" w:tplc="0409001B" w:tentative="1">
      <w:start w:val="1"/>
      <w:numFmt w:val="lowerRoman"/>
      <w:lvlText w:val="%9."/>
      <w:lvlJc w:val="right"/>
      <w:pPr>
        <w:tabs>
          <w:tab w:val="num" w:pos="3720"/>
        </w:tabs>
        <w:ind w:left="3720" w:hanging="420"/>
      </w:pPr>
    </w:lvl>
  </w:abstractNum>
  <w:abstractNum w:abstractNumId="19">
    <w:nsid w:val="2A5A09AD"/>
    <w:multiLevelType w:val="hybridMultilevel"/>
    <w:tmpl w:val="82EC289C"/>
    <w:lvl w:ilvl="0" w:tplc="538A26E0">
      <w:start w:val="1"/>
      <w:numFmt w:val="decimal"/>
      <w:lvlText w:val="%1、"/>
      <w:lvlJc w:val="left"/>
      <w:pPr>
        <w:tabs>
          <w:tab w:val="num" w:pos="420"/>
        </w:tabs>
        <w:ind w:left="420" w:hanging="420"/>
      </w:pPr>
      <w:rPr>
        <w:rFonts w:ascii="宋体" w:hAnsi="宋体" w:cs="Times New Roman" w:hint="default"/>
        <w:color w:val="auto"/>
      </w:rPr>
    </w:lvl>
    <w:lvl w:ilvl="1" w:tplc="04090011">
      <w:start w:val="1"/>
      <w:numFmt w:val="decimal"/>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2C027BD5"/>
    <w:multiLevelType w:val="hybridMultilevel"/>
    <w:tmpl w:val="D44E3976"/>
    <w:lvl w:ilvl="0" w:tplc="538A26E0">
      <w:start w:val="1"/>
      <w:numFmt w:val="decimal"/>
      <w:lvlText w:val="%1、"/>
      <w:lvlJc w:val="left"/>
      <w:pPr>
        <w:tabs>
          <w:tab w:val="num" w:pos="420"/>
        </w:tabs>
        <w:ind w:left="420" w:hanging="420"/>
      </w:pPr>
      <w:rPr>
        <w:rFonts w:ascii="宋体" w:hAnsi="宋体" w:cs="Times New Roman" w:hint="default"/>
        <w:color w:val="auto"/>
      </w:rPr>
    </w:lvl>
    <w:lvl w:ilvl="1" w:tplc="04090011">
      <w:start w:val="1"/>
      <w:numFmt w:val="decimal"/>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2CEA3EE0"/>
    <w:multiLevelType w:val="hybridMultilevel"/>
    <w:tmpl w:val="D1C87B8E"/>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nsid w:val="2E146FD1"/>
    <w:multiLevelType w:val="hybridMultilevel"/>
    <w:tmpl w:val="E14249F8"/>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nsid w:val="32633352"/>
    <w:multiLevelType w:val="hybridMultilevel"/>
    <w:tmpl w:val="15BA091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63F5955"/>
    <w:multiLevelType w:val="hybridMultilevel"/>
    <w:tmpl w:val="CF7202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766721C"/>
    <w:multiLevelType w:val="hybridMultilevel"/>
    <w:tmpl w:val="7580209A"/>
    <w:lvl w:ilvl="0" w:tplc="04090011">
      <w:start w:val="1"/>
      <w:numFmt w:val="decimal"/>
      <w:lvlText w:val="%1)"/>
      <w:lvlJc w:val="left"/>
      <w:pPr>
        <w:ind w:left="780" w:hanging="360"/>
      </w:pPr>
    </w:lvl>
    <w:lvl w:ilvl="1" w:tplc="04090019">
      <w:start w:val="1"/>
      <w:numFmt w:val="decimal"/>
      <w:lvlText w:val="%2."/>
      <w:lvlJc w:val="left"/>
      <w:pPr>
        <w:tabs>
          <w:tab w:val="num" w:pos="1020"/>
        </w:tabs>
        <w:ind w:left="1020" w:hanging="360"/>
      </w:pPr>
    </w:lvl>
    <w:lvl w:ilvl="2" w:tplc="0409001B">
      <w:start w:val="1"/>
      <w:numFmt w:val="decimal"/>
      <w:lvlText w:val="%3."/>
      <w:lvlJc w:val="left"/>
      <w:pPr>
        <w:tabs>
          <w:tab w:val="num" w:pos="1740"/>
        </w:tabs>
        <w:ind w:left="1740" w:hanging="360"/>
      </w:pPr>
    </w:lvl>
    <w:lvl w:ilvl="3" w:tplc="0409000F">
      <w:start w:val="1"/>
      <w:numFmt w:val="decimal"/>
      <w:lvlText w:val="%4."/>
      <w:lvlJc w:val="left"/>
      <w:pPr>
        <w:tabs>
          <w:tab w:val="num" w:pos="2460"/>
        </w:tabs>
        <w:ind w:left="2460" w:hanging="360"/>
      </w:pPr>
    </w:lvl>
    <w:lvl w:ilvl="4" w:tplc="04090019">
      <w:start w:val="1"/>
      <w:numFmt w:val="decimal"/>
      <w:lvlText w:val="%5."/>
      <w:lvlJc w:val="left"/>
      <w:pPr>
        <w:tabs>
          <w:tab w:val="num" w:pos="3180"/>
        </w:tabs>
        <w:ind w:left="3180" w:hanging="360"/>
      </w:pPr>
    </w:lvl>
    <w:lvl w:ilvl="5" w:tplc="0409001B">
      <w:start w:val="1"/>
      <w:numFmt w:val="decimal"/>
      <w:lvlText w:val="%6."/>
      <w:lvlJc w:val="left"/>
      <w:pPr>
        <w:tabs>
          <w:tab w:val="num" w:pos="3900"/>
        </w:tabs>
        <w:ind w:left="3900" w:hanging="360"/>
      </w:pPr>
    </w:lvl>
    <w:lvl w:ilvl="6" w:tplc="0409000F">
      <w:start w:val="1"/>
      <w:numFmt w:val="decimal"/>
      <w:lvlText w:val="%7."/>
      <w:lvlJc w:val="left"/>
      <w:pPr>
        <w:tabs>
          <w:tab w:val="num" w:pos="4620"/>
        </w:tabs>
        <w:ind w:left="4620" w:hanging="360"/>
      </w:pPr>
    </w:lvl>
    <w:lvl w:ilvl="7" w:tplc="04090019">
      <w:start w:val="1"/>
      <w:numFmt w:val="decimal"/>
      <w:lvlText w:val="%8."/>
      <w:lvlJc w:val="left"/>
      <w:pPr>
        <w:tabs>
          <w:tab w:val="num" w:pos="5340"/>
        </w:tabs>
        <w:ind w:left="5340" w:hanging="360"/>
      </w:pPr>
    </w:lvl>
    <w:lvl w:ilvl="8" w:tplc="0409001B">
      <w:start w:val="1"/>
      <w:numFmt w:val="decimal"/>
      <w:lvlText w:val="%9."/>
      <w:lvlJc w:val="left"/>
      <w:pPr>
        <w:tabs>
          <w:tab w:val="num" w:pos="6060"/>
        </w:tabs>
        <w:ind w:left="6060" w:hanging="360"/>
      </w:pPr>
    </w:lvl>
  </w:abstractNum>
  <w:abstractNum w:abstractNumId="26">
    <w:nsid w:val="39B46452"/>
    <w:multiLevelType w:val="hybridMultilevel"/>
    <w:tmpl w:val="F2B83A0E"/>
    <w:lvl w:ilvl="0" w:tplc="7E7493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B0C0380"/>
    <w:multiLevelType w:val="hybridMultilevel"/>
    <w:tmpl w:val="0F36C8EC"/>
    <w:lvl w:ilvl="0" w:tplc="7E74930A">
      <w:start w:val="1"/>
      <w:numFmt w:val="decimal"/>
      <w:lvlText w:val="%1、"/>
      <w:lvlJc w:val="left"/>
      <w:pPr>
        <w:tabs>
          <w:tab w:val="num" w:pos="360"/>
        </w:tabs>
        <w:ind w:left="360" w:hanging="360"/>
      </w:pPr>
      <w:rPr>
        <w:rFonts w:hint="default"/>
      </w:rPr>
    </w:lvl>
    <w:lvl w:ilvl="1" w:tplc="E45A12B6">
      <w:start w:val="1"/>
      <w:numFmt w:val="decimalEnclosedParen"/>
      <w:lvlText w:val="%2"/>
      <w:lvlJc w:val="left"/>
      <w:pPr>
        <w:tabs>
          <w:tab w:val="num" w:pos="780"/>
        </w:tabs>
        <w:ind w:left="780" w:hanging="420"/>
      </w:pPr>
      <w:rPr>
        <w:rFonts w:ascii="宋体" w:eastAsia="宋体" w:hAnsi="宋体" w:cs="Times New Roman" w:hint="default"/>
        <w:lang w:val="en-US"/>
      </w:rPr>
    </w:lvl>
    <w:lvl w:ilvl="2" w:tplc="04090011">
      <w:start w:val="1"/>
      <w:numFmt w:val="decimal"/>
      <w:lvlText w:val="%3)"/>
      <w:lvlJc w:val="left"/>
      <w:pPr>
        <w:tabs>
          <w:tab w:val="num" w:pos="1140"/>
        </w:tabs>
        <w:ind w:left="1140" w:hanging="420"/>
      </w:pPr>
      <w:rPr>
        <w:rFonts w:hint="default"/>
      </w:rPr>
    </w:lvl>
    <w:lvl w:ilvl="3" w:tplc="0409000F" w:tentative="1">
      <w:start w:val="1"/>
      <w:numFmt w:val="decimal"/>
      <w:lvlText w:val="%4."/>
      <w:lvlJc w:val="left"/>
      <w:pPr>
        <w:tabs>
          <w:tab w:val="num" w:pos="1320"/>
        </w:tabs>
        <w:ind w:left="1320" w:hanging="420"/>
      </w:pPr>
    </w:lvl>
    <w:lvl w:ilvl="4" w:tplc="04090019" w:tentative="1">
      <w:start w:val="1"/>
      <w:numFmt w:val="lowerLetter"/>
      <w:lvlText w:val="%5)"/>
      <w:lvlJc w:val="left"/>
      <w:pPr>
        <w:tabs>
          <w:tab w:val="num" w:pos="1740"/>
        </w:tabs>
        <w:ind w:left="1740" w:hanging="420"/>
      </w:pPr>
    </w:lvl>
    <w:lvl w:ilvl="5" w:tplc="0409001B" w:tentative="1">
      <w:start w:val="1"/>
      <w:numFmt w:val="lowerRoman"/>
      <w:lvlText w:val="%6."/>
      <w:lvlJc w:val="right"/>
      <w:pPr>
        <w:tabs>
          <w:tab w:val="num" w:pos="2160"/>
        </w:tabs>
        <w:ind w:left="2160" w:hanging="420"/>
      </w:pPr>
    </w:lvl>
    <w:lvl w:ilvl="6" w:tplc="0409000F" w:tentative="1">
      <w:start w:val="1"/>
      <w:numFmt w:val="decimal"/>
      <w:lvlText w:val="%7."/>
      <w:lvlJc w:val="left"/>
      <w:pPr>
        <w:tabs>
          <w:tab w:val="num" w:pos="2580"/>
        </w:tabs>
        <w:ind w:left="2580" w:hanging="420"/>
      </w:pPr>
    </w:lvl>
    <w:lvl w:ilvl="7" w:tplc="04090019" w:tentative="1">
      <w:start w:val="1"/>
      <w:numFmt w:val="lowerLetter"/>
      <w:lvlText w:val="%8)"/>
      <w:lvlJc w:val="left"/>
      <w:pPr>
        <w:tabs>
          <w:tab w:val="num" w:pos="3000"/>
        </w:tabs>
        <w:ind w:left="3000" w:hanging="420"/>
      </w:pPr>
    </w:lvl>
    <w:lvl w:ilvl="8" w:tplc="0409001B" w:tentative="1">
      <w:start w:val="1"/>
      <w:numFmt w:val="lowerRoman"/>
      <w:lvlText w:val="%9."/>
      <w:lvlJc w:val="right"/>
      <w:pPr>
        <w:tabs>
          <w:tab w:val="num" w:pos="3420"/>
        </w:tabs>
        <w:ind w:left="3420" w:hanging="420"/>
      </w:pPr>
    </w:lvl>
  </w:abstractNum>
  <w:abstractNum w:abstractNumId="28">
    <w:nsid w:val="3EAD3FB7"/>
    <w:multiLevelType w:val="hybridMultilevel"/>
    <w:tmpl w:val="094E43F0"/>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nsid w:val="40A12B2D"/>
    <w:multiLevelType w:val="hybridMultilevel"/>
    <w:tmpl w:val="33F8278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1A64FD7"/>
    <w:multiLevelType w:val="hybridMultilevel"/>
    <w:tmpl w:val="82EC289C"/>
    <w:lvl w:ilvl="0" w:tplc="538A26E0">
      <w:start w:val="1"/>
      <w:numFmt w:val="decimal"/>
      <w:lvlText w:val="%1、"/>
      <w:lvlJc w:val="left"/>
      <w:pPr>
        <w:tabs>
          <w:tab w:val="num" w:pos="420"/>
        </w:tabs>
        <w:ind w:left="420" w:hanging="420"/>
      </w:pPr>
      <w:rPr>
        <w:rFonts w:ascii="宋体" w:hAnsi="宋体" w:cs="Times New Roman" w:hint="default"/>
        <w:color w:val="auto"/>
      </w:rPr>
    </w:lvl>
    <w:lvl w:ilvl="1" w:tplc="04090011">
      <w:start w:val="1"/>
      <w:numFmt w:val="decimal"/>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nsid w:val="41CE3ED0"/>
    <w:multiLevelType w:val="hybridMultilevel"/>
    <w:tmpl w:val="231C648C"/>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4275DFC"/>
    <w:multiLevelType w:val="hybridMultilevel"/>
    <w:tmpl w:val="BCA24B1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4466B2F"/>
    <w:multiLevelType w:val="hybridMultilevel"/>
    <w:tmpl w:val="F50EE3DC"/>
    <w:lvl w:ilvl="0" w:tplc="538A26E0">
      <w:start w:val="1"/>
      <w:numFmt w:val="decimal"/>
      <w:lvlText w:val="%1、"/>
      <w:lvlJc w:val="left"/>
      <w:pPr>
        <w:tabs>
          <w:tab w:val="num" w:pos="420"/>
        </w:tabs>
        <w:ind w:left="420" w:hanging="420"/>
      </w:pPr>
      <w:rPr>
        <w:rFonts w:ascii="宋体" w:hAnsi="宋体" w:cs="Times New Roman" w:hint="default"/>
        <w:color w:val="auto"/>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nsid w:val="470F51E6"/>
    <w:multiLevelType w:val="hybridMultilevel"/>
    <w:tmpl w:val="82EC289C"/>
    <w:lvl w:ilvl="0" w:tplc="538A26E0">
      <w:start w:val="1"/>
      <w:numFmt w:val="decimal"/>
      <w:lvlText w:val="%1、"/>
      <w:lvlJc w:val="left"/>
      <w:pPr>
        <w:tabs>
          <w:tab w:val="num" w:pos="420"/>
        </w:tabs>
        <w:ind w:left="420" w:hanging="420"/>
      </w:pPr>
      <w:rPr>
        <w:rFonts w:ascii="宋体" w:hAnsi="宋体" w:cs="Times New Roman" w:hint="default"/>
        <w:color w:val="auto"/>
      </w:rPr>
    </w:lvl>
    <w:lvl w:ilvl="1" w:tplc="04090011">
      <w:start w:val="1"/>
      <w:numFmt w:val="decimal"/>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nsid w:val="4C1E6FA5"/>
    <w:multiLevelType w:val="hybridMultilevel"/>
    <w:tmpl w:val="4F2239C6"/>
    <w:lvl w:ilvl="0" w:tplc="2DB6F4C4">
      <w:start w:val="1"/>
      <w:numFmt w:val="decimal"/>
      <w:lvlText w:val="%1、"/>
      <w:lvlJc w:val="left"/>
      <w:pPr>
        <w:tabs>
          <w:tab w:val="num" w:pos="420"/>
        </w:tabs>
        <w:ind w:left="420" w:hanging="420"/>
      </w:pPr>
      <w:rPr>
        <w:rFonts w:ascii="宋体" w:eastAsia="宋体" w:hAnsi="宋体" w:cs="Times New Roman" w:hint="default"/>
        <w:color w:val="auto"/>
      </w:rPr>
    </w:lvl>
    <w:lvl w:ilvl="1" w:tplc="04090011">
      <w:start w:val="1"/>
      <w:numFmt w:val="decimal"/>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nsid w:val="52CA4564"/>
    <w:multiLevelType w:val="hybridMultilevel"/>
    <w:tmpl w:val="7ABC20E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2FB2EF7"/>
    <w:multiLevelType w:val="hybridMultilevel"/>
    <w:tmpl w:val="82EC289C"/>
    <w:lvl w:ilvl="0" w:tplc="538A26E0">
      <w:start w:val="1"/>
      <w:numFmt w:val="decimal"/>
      <w:lvlText w:val="%1、"/>
      <w:lvlJc w:val="left"/>
      <w:pPr>
        <w:tabs>
          <w:tab w:val="num" w:pos="420"/>
        </w:tabs>
        <w:ind w:left="420" w:hanging="420"/>
      </w:pPr>
      <w:rPr>
        <w:rFonts w:ascii="宋体" w:hAnsi="宋体" w:cs="Times New Roman" w:hint="default"/>
        <w:color w:val="auto"/>
      </w:rPr>
    </w:lvl>
    <w:lvl w:ilvl="1" w:tplc="04090011">
      <w:start w:val="1"/>
      <w:numFmt w:val="decimal"/>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nsid w:val="53EF2E10"/>
    <w:multiLevelType w:val="hybridMultilevel"/>
    <w:tmpl w:val="CB86790C"/>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
    <w:nsid w:val="54446DBF"/>
    <w:multiLevelType w:val="hybridMultilevel"/>
    <w:tmpl w:val="19288AD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57E66B48"/>
    <w:multiLevelType w:val="hybridMultilevel"/>
    <w:tmpl w:val="771E4D72"/>
    <w:lvl w:ilvl="0" w:tplc="04090011">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1">
    <w:nsid w:val="584C202B"/>
    <w:multiLevelType w:val="hybridMultilevel"/>
    <w:tmpl w:val="819009C0"/>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nsid w:val="5A2D475E"/>
    <w:multiLevelType w:val="hybridMultilevel"/>
    <w:tmpl w:val="EB76A4CC"/>
    <w:lvl w:ilvl="0" w:tplc="967A57CC">
      <w:start w:val="1"/>
      <w:numFmt w:val="decimal"/>
      <w:lvlText w:val="%1、"/>
      <w:lvlJc w:val="left"/>
      <w:pPr>
        <w:ind w:left="360" w:hanging="360"/>
      </w:pPr>
      <w:rPr>
        <w:rFonts w:cs="Times New Roman" w:hint="default"/>
        <w:color w:val="000000"/>
        <w:sz w:val="21"/>
        <w:szCs w:val="21"/>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tabs>
          <w:tab w:val="num" w:pos="2520"/>
        </w:tabs>
        <w:ind w:left="2520" w:hanging="360"/>
      </w:pPr>
    </w:lvl>
    <w:lvl w:ilvl="4" w:tplc="04090019">
      <w:start w:val="1"/>
      <w:numFmt w:val="decimal"/>
      <w:lvlText w:val="%5."/>
      <w:lvlJc w:val="left"/>
      <w:pPr>
        <w:tabs>
          <w:tab w:val="num" w:pos="3240"/>
        </w:tabs>
        <w:ind w:left="3240" w:hanging="360"/>
      </w:pPr>
    </w:lvl>
    <w:lvl w:ilvl="5" w:tplc="0409001B">
      <w:start w:val="1"/>
      <w:numFmt w:val="decimal"/>
      <w:lvlText w:val="%6."/>
      <w:lvlJc w:val="left"/>
      <w:pPr>
        <w:tabs>
          <w:tab w:val="num" w:pos="3960"/>
        </w:tabs>
        <w:ind w:left="3960" w:hanging="360"/>
      </w:pPr>
    </w:lvl>
    <w:lvl w:ilvl="6" w:tplc="0409000F">
      <w:start w:val="1"/>
      <w:numFmt w:val="decimal"/>
      <w:lvlText w:val="%7."/>
      <w:lvlJc w:val="left"/>
      <w:pPr>
        <w:tabs>
          <w:tab w:val="num" w:pos="4680"/>
        </w:tabs>
        <w:ind w:left="4680" w:hanging="360"/>
      </w:pPr>
    </w:lvl>
    <w:lvl w:ilvl="7" w:tplc="04090019">
      <w:start w:val="1"/>
      <w:numFmt w:val="decimal"/>
      <w:lvlText w:val="%8."/>
      <w:lvlJc w:val="left"/>
      <w:pPr>
        <w:tabs>
          <w:tab w:val="num" w:pos="5400"/>
        </w:tabs>
        <w:ind w:left="5400" w:hanging="360"/>
      </w:pPr>
    </w:lvl>
    <w:lvl w:ilvl="8" w:tplc="0409001B">
      <w:start w:val="1"/>
      <w:numFmt w:val="decimal"/>
      <w:lvlText w:val="%9."/>
      <w:lvlJc w:val="left"/>
      <w:pPr>
        <w:tabs>
          <w:tab w:val="num" w:pos="6120"/>
        </w:tabs>
        <w:ind w:left="6120" w:hanging="360"/>
      </w:pPr>
    </w:lvl>
  </w:abstractNum>
  <w:abstractNum w:abstractNumId="43">
    <w:nsid w:val="5AFD565C"/>
    <w:multiLevelType w:val="hybridMultilevel"/>
    <w:tmpl w:val="4F2239C6"/>
    <w:lvl w:ilvl="0" w:tplc="2DB6F4C4">
      <w:start w:val="1"/>
      <w:numFmt w:val="decimal"/>
      <w:lvlText w:val="%1、"/>
      <w:lvlJc w:val="left"/>
      <w:pPr>
        <w:tabs>
          <w:tab w:val="num" w:pos="420"/>
        </w:tabs>
        <w:ind w:left="420" w:hanging="420"/>
      </w:pPr>
      <w:rPr>
        <w:rFonts w:ascii="宋体" w:eastAsia="宋体" w:hAnsi="宋体" w:cs="Times New Roman" w:hint="default"/>
        <w:color w:val="auto"/>
      </w:rPr>
    </w:lvl>
    <w:lvl w:ilvl="1" w:tplc="04090011">
      <w:start w:val="1"/>
      <w:numFmt w:val="decimal"/>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4">
    <w:nsid w:val="5B312EF8"/>
    <w:multiLevelType w:val="hybridMultilevel"/>
    <w:tmpl w:val="B868E112"/>
    <w:lvl w:ilvl="0" w:tplc="28CEC0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D530A86"/>
    <w:multiLevelType w:val="hybridMultilevel"/>
    <w:tmpl w:val="82EC289C"/>
    <w:lvl w:ilvl="0" w:tplc="538A26E0">
      <w:start w:val="1"/>
      <w:numFmt w:val="decimal"/>
      <w:lvlText w:val="%1、"/>
      <w:lvlJc w:val="left"/>
      <w:pPr>
        <w:tabs>
          <w:tab w:val="num" w:pos="420"/>
        </w:tabs>
        <w:ind w:left="420" w:hanging="420"/>
      </w:pPr>
      <w:rPr>
        <w:rFonts w:ascii="宋体" w:hAnsi="宋体" w:cs="Times New Roman" w:hint="default"/>
        <w:color w:val="auto"/>
      </w:rPr>
    </w:lvl>
    <w:lvl w:ilvl="1" w:tplc="04090011">
      <w:start w:val="1"/>
      <w:numFmt w:val="decimal"/>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6">
    <w:nsid w:val="5DC10138"/>
    <w:multiLevelType w:val="hybridMultilevel"/>
    <w:tmpl w:val="771E4D72"/>
    <w:lvl w:ilvl="0" w:tplc="04090011">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7">
    <w:nsid w:val="61DB6CAD"/>
    <w:multiLevelType w:val="hybridMultilevel"/>
    <w:tmpl w:val="4F2239C6"/>
    <w:lvl w:ilvl="0" w:tplc="2DB6F4C4">
      <w:start w:val="1"/>
      <w:numFmt w:val="decimal"/>
      <w:lvlText w:val="%1、"/>
      <w:lvlJc w:val="left"/>
      <w:pPr>
        <w:tabs>
          <w:tab w:val="num" w:pos="420"/>
        </w:tabs>
        <w:ind w:left="420" w:hanging="420"/>
      </w:pPr>
      <w:rPr>
        <w:rFonts w:ascii="宋体" w:eastAsia="宋体" w:hAnsi="宋体" w:cs="Times New Roman" w:hint="default"/>
        <w:color w:val="auto"/>
      </w:rPr>
    </w:lvl>
    <w:lvl w:ilvl="1" w:tplc="04090011">
      <w:start w:val="1"/>
      <w:numFmt w:val="decimal"/>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8">
    <w:nsid w:val="633C5381"/>
    <w:multiLevelType w:val="hybridMultilevel"/>
    <w:tmpl w:val="82EC289C"/>
    <w:lvl w:ilvl="0" w:tplc="538A26E0">
      <w:start w:val="1"/>
      <w:numFmt w:val="decimal"/>
      <w:lvlText w:val="%1、"/>
      <w:lvlJc w:val="left"/>
      <w:pPr>
        <w:tabs>
          <w:tab w:val="num" w:pos="420"/>
        </w:tabs>
        <w:ind w:left="420" w:hanging="420"/>
      </w:pPr>
      <w:rPr>
        <w:rFonts w:ascii="宋体" w:hAnsi="宋体" w:cs="Times New Roman" w:hint="default"/>
        <w:color w:val="auto"/>
      </w:rPr>
    </w:lvl>
    <w:lvl w:ilvl="1" w:tplc="04090011">
      <w:start w:val="1"/>
      <w:numFmt w:val="decimal"/>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9">
    <w:nsid w:val="67F4528F"/>
    <w:multiLevelType w:val="hybridMultilevel"/>
    <w:tmpl w:val="7CCE62E4"/>
    <w:lvl w:ilvl="0" w:tplc="04090011">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nsid w:val="6A7A2043"/>
    <w:multiLevelType w:val="hybridMultilevel"/>
    <w:tmpl w:val="C116037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6CF70FE5"/>
    <w:multiLevelType w:val="hybridMultilevel"/>
    <w:tmpl w:val="B868E112"/>
    <w:lvl w:ilvl="0" w:tplc="28CEC0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EB55EB6"/>
    <w:multiLevelType w:val="hybridMultilevel"/>
    <w:tmpl w:val="82EC289C"/>
    <w:lvl w:ilvl="0" w:tplc="538A26E0">
      <w:start w:val="1"/>
      <w:numFmt w:val="decimal"/>
      <w:lvlText w:val="%1、"/>
      <w:lvlJc w:val="left"/>
      <w:pPr>
        <w:tabs>
          <w:tab w:val="num" w:pos="420"/>
        </w:tabs>
        <w:ind w:left="420" w:hanging="420"/>
      </w:pPr>
      <w:rPr>
        <w:rFonts w:ascii="宋体" w:hAnsi="宋体" w:cs="Times New Roman" w:hint="default"/>
        <w:color w:val="auto"/>
      </w:rPr>
    </w:lvl>
    <w:lvl w:ilvl="1" w:tplc="04090011">
      <w:start w:val="1"/>
      <w:numFmt w:val="decimal"/>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3">
    <w:nsid w:val="6F1251C5"/>
    <w:multiLevelType w:val="hybridMultilevel"/>
    <w:tmpl w:val="611E52AA"/>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4">
    <w:nsid w:val="6FD461C9"/>
    <w:multiLevelType w:val="hybridMultilevel"/>
    <w:tmpl w:val="4BB49C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5E63B07"/>
    <w:multiLevelType w:val="hybridMultilevel"/>
    <w:tmpl w:val="570A97D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78507724"/>
    <w:multiLevelType w:val="hybridMultilevel"/>
    <w:tmpl w:val="B868E112"/>
    <w:lvl w:ilvl="0" w:tplc="28CEC0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8B6415A"/>
    <w:multiLevelType w:val="hybridMultilevel"/>
    <w:tmpl w:val="D45A19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9CF43E5"/>
    <w:multiLevelType w:val="hybridMultilevel"/>
    <w:tmpl w:val="DE087B0C"/>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9">
    <w:nsid w:val="7FBF2291"/>
    <w:multiLevelType w:val="hybridMultilevel"/>
    <w:tmpl w:val="B868E112"/>
    <w:lvl w:ilvl="0" w:tplc="28CEC0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7"/>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31"/>
  </w:num>
  <w:num w:numId="6">
    <w:abstractNumId w:val="59"/>
  </w:num>
  <w:num w:numId="7">
    <w:abstractNumId w:val="51"/>
  </w:num>
  <w:num w:numId="8">
    <w:abstractNumId w:val="15"/>
  </w:num>
  <w:num w:numId="9">
    <w:abstractNumId w:val="18"/>
  </w:num>
  <w:num w:numId="10">
    <w:abstractNumId w:val="20"/>
  </w:num>
  <w:num w:numId="11">
    <w:abstractNumId w:val="33"/>
  </w:num>
  <w:num w:numId="12">
    <w:abstractNumId w:val="52"/>
  </w:num>
  <w:num w:numId="13">
    <w:abstractNumId w:val="37"/>
  </w:num>
  <w:num w:numId="14">
    <w:abstractNumId w:val="45"/>
  </w:num>
  <w:num w:numId="15">
    <w:abstractNumId w:val="12"/>
  </w:num>
  <w:num w:numId="16">
    <w:abstractNumId w:val="24"/>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50"/>
  </w:num>
  <w:num w:numId="20">
    <w:abstractNumId w:val="44"/>
  </w:num>
  <w:num w:numId="21">
    <w:abstractNumId w:val="28"/>
  </w:num>
  <w:num w:numId="22">
    <w:abstractNumId w:val="22"/>
  </w:num>
  <w:num w:numId="23">
    <w:abstractNumId w:val="5"/>
  </w:num>
  <w:num w:numId="24">
    <w:abstractNumId w:val="58"/>
  </w:num>
  <w:num w:numId="25">
    <w:abstractNumId w:val="13"/>
  </w:num>
  <w:num w:numId="26">
    <w:abstractNumId w:val="56"/>
  </w:num>
  <w:num w:numId="27">
    <w:abstractNumId w:val="55"/>
  </w:num>
  <w:num w:numId="28">
    <w:abstractNumId w:val="9"/>
  </w:num>
  <w:num w:numId="29">
    <w:abstractNumId w:val="11"/>
  </w:num>
  <w:num w:numId="30">
    <w:abstractNumId w:val="16"/>
  </w:num>
  <w:num w:numId="31">
    <w:abstractNumId w:val="19"/>
  </w:num>
  <w:num w:numId="32">
    <w:abstractNumId w:val="47"/>
  </w:num>
  <w:num w:numId="33">
    <w:abstractNumId w:val="43"/>
  </w:num>
  <w:num w:numId="34">
    <w:abstractNumId w:val="49"/>
  </w:num>
  <w:num w:numId="35">
    <w:abstractNumId w:val="35"/>
  </w:num>
  <w:num w:numId="36">
    <w:abstractNumId w:val="42"/>
  </w:num>
  <w:num w:numId="37">
    <w:abstractNumId w:val="30"/>
  </w:num>
  <w:num w:numId="38">
    <w:abstractNumId w:val="34"/>
  </w:num>
  <w:num w:numId="39">
    <w:abstractNumId w:val="46"/>
  </w:num>
  <w:num w:numId="40">
    <w:abstractNumId w:val="40"/>
  </w:num>
  <w:num w:numId="41">
    <w:abstractNumId w:val="48"/>
  </w:num>
  <w:num w:numId="42">
    <w:abstractNumId w:val="23"/>
  </w:num>
  <w:num w:numId="43">
    <w:abstractNumId w:val="25"/>
  </w:num>
  <w:num w:numId="44">
    <w:abstractNumId w:val="29"/>
  </w:num>
  <w:num w:numId="45">
    <w:abstractNumId w:val="8"/>
  </w:num>
  <w:num w:numId="46">
    <w:abstractNumId w:val="53"/>
  </w:num>
  <w:num w:numId="47">
    <w:abstractNumId w:val="0"/>
  </w:num>
  <w:num w:numId="48">
    <w:abstractNumId w:val="3"/>
  </w:num>
  <w:num w:numId="49">
    <w:abstractNumId w:val="26"/>
  </w:num>
  <w:num w:numId="50">
    <w:abstractNumId w:val="4"/>
  </w:num>
  <w:num w:numId="51">
    <w:abstractNumId w:val="17"/>
  </w:num>
  <w:num w:numId="52">
    <w:abstractNumId w:val="41"/>
  </w:num>
  <w:num w:numId="53">
    <w:abstractNumId w:val="21"/>
  </w:num>
  <w:num w:numId="54">
    <w:abstractNumId w:val="38"/>
  </w:num>
  <w:num w:numId="55">
    <w:abstractNumId w:val="7"/>
  </w:num>
  <w:num w:numId="56">
    <w:abstractNumId w:val="32"/>
  </w:num>
  <w:num w:numId="57">
    <w:abstractNumId w:val="39"/>
  </w:num>
  <w:num w:numId="58">
    <w:abstractNumId w:val="36"/>
  </w:num>
  <w:num w:numId="59">
    <w:abstractNumId w:val="10"/>
  </w:num>
  <w:num w:numId="60">
    <w:abstractNumId w:val="14"/>
  </w:num>
  <w:num w:numId="61">
    <w:abstractNumId w:val="54"/>
  </w:num>
  <w:num w:numId="62">
    <w:abstractNumId w:val="57"/>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35F9"/>
    <w:rsid w:val="00001307"/>
    <w:rsid w:val="000019F7"/>
    <w:rsid w:val="00001A16"/>
    <w:rsid w:val="00001B29"/>
    <w:rsid w:val="000020BF"/>
    <w:rsid w:val="0000285A"/>
    <w:rsid w:val="000034BD"/>
    <w:rsid w:val="0000354C"/>
    <w:rsid w:val="00004320"/>
    <w:rsid w:val="00010A52"/>
    <w:rsid w:val="00010CC4"/>
    <w:rsid w:val="00012E41"/>
    <w:rsid w:val="000148FA"/>
    <w:rsid w:val="00014DB4"/>
    <w:rsid w:val="0001551A"/>
    <w:rsid w:val="0002073B"/>
    <w:rsid w:val="00020911"/>
    <w:rsid w:val="00021A33"/>
    <w:rsid w:val="00023EC8"/>
    <w:rsid w:val="000273A5"/>
    <w:rsid w:val="00027EDE"/>
    <w:rsid w:val="000366C5"/>
    <w:rsid w:val="00037906"/>
    <w:rsid w:val="00040126"/>
    <w:rsid w:val="0004051D"/>
    <w:rsid w:val="00043BA7"/>
    <w:rsid w:val="0004441B"/>
    <w:rsid w:val="00044799"/>
    <w:rsid w:val="000455D9"/>
    <w:rsid w:val="00047B23"/>
    <w:rsid w:val="00050427"/>
    <w:rsid w:val="000506EF"/>
    <w:rsid w:val="000536FB"/>
    <w:rsid w:val="00053770"/>
    <w:rsid w:val="0005760D"/>
    <w:rsid w:val="0005766C"/>
    <w:rsid w:val="0006013E"/>
    <w:rsid w:val="00060449"/>
    <w:rsid w:val="00062267"/>
    <w:rsid w:val="000675CD"/>
    <w:rsid w:val="00070B9A"/>
    <w:rsid w:val="000721ED"/>
    <w:rsid w:val="00073E70"/>
    <w:rsid w:val="0008029B"/>
    <w:rsid w:val="00084BC4"/>
    <w:rsid w:val="00084FE7"/>
    <w:rsid w:val="000871B8"/>
    <w:rsid w:val="0009077E"/>
    <w:rsid w:val="00095116"/>
    <w:rsid w:val="00095EB0"/>
    <w:rsid w:val="00095EC4"/>
    <w:rsid w:val="00096F5B"/>
    <w:rsid w:val="000A1303"/>
    <w:rsid w:val="000A29AB"/>
    <w:rsid w:val="000A35D3"/>
    <w:rsid w:val="000A3FA3"/>
    <w:rsid w:val="000A6DDA"/>
    <w:rsid w:val="000A7946"/>
    <w:rsid w:val="000B1EC4"/>
    <w:rsid w:val="000B2097"/>
    <w:rsid w:val="000B21CD"/>
    <w:rsid w:val="000B29FA"/>
    <w:rsid w:val="000B584E"/>
    <w:rsid w:val="000B6AEA"/>
    <w:rsid w:val="000C0D25"/>
    <w:rsid w:val="000C2125"/>
    <w:rsid w:val="000C2CA2"/>
    <w:rsid w:val="000C5C4F"/>
    <w:rsid w:val="000D48C5"/>
    <w:rsid w:val="000D5408"/>
    <w:rsid w:val="000E3F7E"/>
    <w:rsid w:val="000E6110"/>
    <w:rsid w:val="000F031A"/>
    <w:rsid w:val="000F0419"/>
    <w:rsid w:val="000F0776"/>
    <w:rsid w:val="000F0FAE"/>
    <w:rsid w:val="000F0FBB"/>
    <w:rsid w:val="000F41E4"/>
    <w:rsid w:val="000F47C1"/>
    <w:rsid w:val="000F7E8A"/>
    <w:rsid w:val="00102FE4"/>
    <w:rsid w:val="0010493A"/>
    <w:rsid w:val="00105B04"/>
    <w:rsid w:val="00110AE2"/>
    <w:rsid w:val="00110AF9"/>
    <w:rsid w:val="00113396"/>
    <w:rsid w:val="00116520"/>
    <w:rsid w:val="0012017B"/>
    <w:rsid w:val="001203B2"/>
    <w:rsid w:val="00125990"/>
    <w:rsid w:val="00126CC5"/>
    <w:rsid w:val="00130B36"/>
    <w:rsid w:val="001336F5"/>
    <w:rsid w:val="00134267"/>
    <w:rsid w:val="00134B3E"/>
    <w:rsid w:val="0013664B"/>
    <w:rsid w:val="00137D35"/>
    <w:rsid w:val="0014024F"/>
    <w:rsid w:val="001410D6"/>
    <w:rsid w:val="00143CEC"/>
    <w:rsid w:val="00146582"/>
    <w:rsid w:val="00146750"/>
    <w:rsid w:val="001468EF"/>
    <w:rsid w:val="0015021B"/>
    <w:rsid w:val="00150814"/>
    <w:rsid w:val="00150DDE"/>
    <w:rsid w:val="001539A6"/>
    <w:rsid w:val="00154752"/>
    <w:rsid w:val="00155650"/>
    <w:rsid w:val="00155E39"/>
    <w:rsid w:val="001633D8"/>
    <w:rsid w:val="001635F9"/>
    <w:rsid w:val="001643C6"/>
    <w:rsid w:val="00164A57"/>
    <w:rsid w:val="00164BA7"/>
    <w:rsid w:val="001673A8"/>
    <w:rsid w:val="0017106B"/>
    <w:rsid w:val="0017129B"/>
    <w:rsid w:val="001718B3"/>
    <w:rsid w:val="0017279D"/>
    <w:rsid w:val="0017293E"/>
    <w:rsid w:val="001745A0"/>
    <w:rsid w:val="00174C9A"/>
    <w:rsid w:val="00177273"/>
    <w:rsid w:val="001846A1"/>
    <w:rsid w:val="00190F31"/>
    <w:rsid w:val="00194740"/>
    <w:rsid w:val="001A760C"/>
    <w:rsid w:val="001B0048"/>
    <w:rsid w:val="001B24FB"/>
    <w:rsid w:val="001B259E"/>
    <w:rsid w:val="001B3228"/>
    <w:rsid w:val="001B4358"/>
    <w:rsid w:val="001B4A27"/>
    <w:rsid w:val="001B4D1D"/>
    <w:rsid w:val="001B6930"/>
    <w:rsid w:val="001C02C6"/>
    <w:rsid w:val="001C16B1"/>
    <w:rsid w:val="001C21A2"/>
    <w:rsid w:val="001C2202"/>
    <w:rsid w:val="001C27EC"/>
    <w:rsid w:val="001C74F7"/>
    <w:rsid w:val="001D0F59"/>
    <w:rsid w:val="001D434A"/>
    <w:rsid w:val="001D619B"/>
    <w:rsid w:val="001E1700"/>
    <w:rsid w:val="001E1AB3"/>
    <w:rsid w:val="001E28EB"/>
    <w:rsid w:val="001E3064"/>
    <w:rsid w:val="001E3FF2"/>
    <w:rsid w:val="0020118C"/>
    <w:rsid w:val="00201720"/>
    <w:rsid w:val="002025A6"/>
    <w:rsid w:val="0020316F"/>
    <w:rsid w:val="00205236"/>
    <w:rsid w:val="002067EF"/>
    <w:rsid w:val="00206DC1"/>
    <w:rsid w:val="00211081"/>
    <w:rsid w:val="00211C98"/>
    <w:rsid w:val="00212FDC"/>
    <w:rsid w:val="00215B99"/>
    <w:rsid w:val="00215D4F"/>
    <w:rsid w:val="00217EAE"/>
    <w:rsid w:val="00221F2D"/>
    <w:rsid w:val="00231388"/>
    <w:rsid w:val="0023140B"/>
    <w:rsid w:val="00234578"/>
    <w:rsid w:val="002359B0"/>
    <w:rsid w:val="00236956"/>
    <w:rsid w:val="00236B9A"/>
    <w:rsid w:val="0024287A"/>
    <w:rsid w:val="00244AE9"/>
    <w:rsid w:val="0025067F"/>
    <w:rsid w:val="002506EF"/>
    <w:rsid w:val="00251490"/>
    <w:rsid w:val="0025270B"/>
    <w:rsid w:val="00252B4F"/>
    <w:rsid w:val="002552AC"/>
    <w:rsid w:val="00255C55"/>
    <w:rsid w:val="00256A28"/>
    <w:rsid w:val="002576D7"/>
    <w:rsid w:val="00257B64"/>
    <w:rsid w:val="00260039"/>
    <w:rsid w:val="0026231C"/>
    <w:rsid w:val="00267E70"/>
    <w:rsid w:val="002713B5"/>
    <w:rsid w:val="0027273E"/>
    <w:rsid w:val="0027358E"/>
    <w:rsid w:val="00274597"/>
    <w:rsid w:val="0027531F"/>
    <w:rsid w:val="00275AF2"/>
    <w:rsid w:val="00280199"/>
    <w:rsid w:val="002845CB"/>
    <w:rsid w:val="00286E0A"/>
    <w:rsid w:val="00287967"/>
    <w:rsid w:val="00294014"/>
    <w:rsid w:val="00295C3A"/>
    <w:rsid w:val="00297C06"/>
    <w:rsid w:val="002A0B25"/>
    <w:rsid w:val="002A1771"/>
    <w:rsid w:val="002A26C8"/>
    <w:rsid w:val="002A450C"/>
    <w:rsid w:val="002B0B22"/>
    <w:rsid w:val="002B24F1"/>
    <w:rsid w:val="002B2B1F"/>
    <w:rsid w:val="002B36C2"/>
    <w:rsid w:val="002B717B"/>
    <w:rsid w:val="002B7415"/>
    <w:rsid w:val="002C0EC2"/>
    <w:rsid w:val="002C22AC"/>
    <w:rsid w:val="002C64D7"/>
    <w:rsid w:val="002C692B"/>
    <w:rsid w:val="002C7744"/>
    <w:rsid w:val="002C7FA3"/>
    <w:rsid w:val="002D3DEE"/>
    <w:rsid w:val="002D4C2D"/>
    <w:rsid w:val="002E15A6"/>
    <w:rsid w:val="002E289D"/>
    <w:rsid w:val="002E589D"/>
    <w:rsid w:val="002F3F0B"/>
    <w:rsid w:val="0030292C"/>
    <w:rsid w:val="003031FF"/>
    <w:rsid w:val="0030368F"/>
    <w:rsid w:val="00304771"/>
    <w:rsid w:val="003110BB"/>
    <w:rsid w:val="0031340B"/>
    <w:rsid w:val="003155CF"/>
    <w:rsid w:val="00315DF4"/>
    <w:rsid w:val="00320549"/>
    <w:rsid w:val="00323DC5"/>
    <w:rsid w:val="00323E24"/>
    <w:rsid w:val="00325834"/>
    <w:rsid w:val="00325AAF"/>
    <w:rsid w:val="0032660E"/>
    <w:rsid w:val="00326759"/>
    <w:rsid w:val="003276BF"/>
    <w:rsid w:val="003276FB"/>
    <w:rsid w:val="00330906"/>
    <w:rsid w:val="00331223"/>
    <w:rsid w:val="00331263"/>
    <w:rsid w:val="00333893"/>
    <w:rsid w:val="0033456F"/>
    <w:rsid w:val="003377CC"/>
    <w:rsid w:val="00337D84"/>
    <w:rsid w:val="00340025"/>
    <w:rsid w:val="003404E8"/>
    <w:rsid w:val="0034101D"/>
    <w:rsid w:val="00341BE9"/>
    <w:rsid w:val="00342788"/>
    <w:rsid w:val="003438A8"/>
    <w:rsid w:val="003439AA"/>
    <w:rsid w:val="00343BF2"/>
    <w:rsid w:val="00343FF6"/>
    <w:rsid w:val="003463DA"/>
    <w:rsid w:val="003521E4"/>
    <w:rsid w:val="003538EC"/>
    <w:rsid w:val="00354BE5"/>
    <w:rsid w:val="00354D7A"/>
    <w:rsid w:val="003552AA"/>
    <w:rsid w:val="00357AF3"/>
    <w:rsid w:val="00362810"/>
    <w:rsid w:val="00362D62"/>
    <w:rsid w:val="00370BAB"/>
    <w:rsid w:val="00371362"/>
    <w:rsid w:val="0037573D"/>
    <w:rsid w:val="00375A40"/>
    <w:rsid w:val="00375CBF"/>
    <w:rsid w:val="00376C56"/>
    <w:rsid w:val="003777E5"/>
    <w:rsid w:val="00380CE2"/>
    <w:rsid w:val="00381A1F"/>
    <w:rsid w:val="00382394"/>
    <w:rsid w:val="00382E64"/>
    <w:rsid w:val="00385950"/>
    <w:rsid w:val="0038674B"/>
    <w:rsid w:val="0038687A"/>
    <w:rsid w:val="0039427F"/>
    <w:rsid w:val="00394B69"/>
    <w:rsid w:val="00397B62"/>
    <w:rsid w:val="003A0054"/>
    <w:rsid w:val="003A00C5"/>
    <w:rsid w:val="003A212E"/>
    <w:rsid w:val="003A36D0"/>
    <w:rsid w:val="003A3BA8"/>
    <w:rsid w:val="003A4473"/>
    <w:rsid w:val="003A6F34"/>
    <w:rsid w:val="003B71AC"/>
    <w:rsid w:val="003C1A83"/>
    <w:rsid w:val="003C1C64"/>
    <w:rsid w:val="003C3B79"/>
    <w:rsid w:val="003C43F3"/>
    <w:rsid w:val="003C56E2"/>
    <w:rsid w:val="003C7854"/>
    <w:rsid w:val="003D4CA4"/>
    <w:rsid w:val="003D50D7"/>
    <w:rsid w:val="003D6A29"/>
    <w:rsid w:val="003D7985"/>
    <w:rsid w:val="003E0B39"/>
    <w:rsid w:val="003E1212"/>
    <w:rsid w:val="003E29FB"/>
    <w:rsid w:val="003E2DA9"/>
    <w:rsid w:val="003F27C7"/>
    <w:rsid w:val="003F51D7"/>
    <w:rsid w:val="003F5299"/>
    <w:rsid w:val="004000E6"/>
    <w:rsid w:val="0040528F"/>
    <w:rsid w:val="0041022E"/>
    <w:rsid w:val="0041079F"/>
    <w:rsid w:val="004127FF"/>
    <w:rsid w:val="00413114"/>
    <w:rsid w:val="004136AA"/>
    <w:rsid w:val="0041559D"/>
    <w:rsid w:val="00420AC2"/>
    <w:rsid w:val="0042230B"/>
    <w:rsid w:val="004228B4"/>
    <w:rsid w:val="00430EFD"/>
    <w:rsid w:val="00434725"/>
    <w:rsid w:val="00440CB7"/>
    <w:rsid w:val="00441521"/>
    <w:rsid w:val="004418CB"/>
    <w:rsid w:val="0044233D"/>
    <w:rsid w:val="004424B3"/>
    <w:rsid w:val="00442E50"/>
    <w:rsid w:val="00442E5A"/>
    <w:rsid w:val="00445E56"/>
    <w:rsid w:val="00451FB9"/>
    <w:rsid w:val="004520A9"/>
    <w:rsid w:val="00452B44"/>
    <w:rsid w:val="004551CE"/>
    <w:rsid w:val="004567ED"/>
    <w:rsid w:val="0045710A"/>
    <w:rsid w:val="004614E3"/>
    <w:rsid w:val="0046396D"/>
    <w:rsid w:val="00465258"/>
    <w:rsid w:val="00465774"/>
    <w:rsid w:val="00465C9F"/>
    <w:rsid w:val="004661DC"/>
    <w:rsid w:val="0046621B"/>
    <w:rsid w:val="0046631B"/>
    <w:rsid w:val="00477DC5"/>
    <w:rsid w:val="0048458F"/>
    <w:rsid w:val="0048696C"/>
    <w:rsid w:val="00486FA1"/>
    <w:rsid w:val="004900E9"/>
    <w:rsid w:val="004932B0"/>
    <w:rsid w:val="004953DE"/>
    <w:rsid w:val="004971E9"/>
    <w:rsid w:val="004977E1"/>
    <w:rsid w:val="004A3A2D"/>
    <w:rsid w:val="004A5528"/>
    <w:rsid w:val="004A5C36"/>
    <w:rsid w:val="004A615A"/>
    <w:rsid w:val="004A6271"/>
    <w:rsid w:val="004A7679"/>
    <w:rsid w:val="004B0192"/>
    <w:rsid w:val="004B0A0F"/>
    <w:rsid w:val="004B48EC"/>
    <w:rsid w:val="004B7F35"/>
    <w:rsid w:val="004C0D41"/>
    <w:rsid w:val="004C3FA9"/>
    <w:rsid w:val="004C5BAC"/>
    <w:rsid w:val="004C6418"/>
    <w:rsid w:val="004C6CCF"/>
    <w:rsid w:val="004D257B"/>
    <w:rsid w:val="004D282F"/>
    <w:rsid w:val="004D459F"/>
    <w:rsid w:val="004D68D4"/>
    <w:rsid w:val="004D70C7"/>
    <w:rsid w:val="004D79B5"/>
    <w:rsid w:val="004E02C6"/>
    <w:rsid w:val="004E14A6"/>
    <w:rsid w:val="004E5D82"/>
    <w:rsid w:val="004F0C21"/>
    <w:rsid w:val="004F10B7"/>
    <w:rsid w:val="004F36D2"/>
    <w:rsid w:val="004F3CD4"/>
    <w:rsid w:val="004F3CFD"/>
    <w:rsid w:val="004F5395"/>
    <w:rsid w:val="004F6599"/>
    <w:rsid w:val="004F7960"/>
    <w:rsid w:val="00500795"/>
    <w:rsid w:val="00502794"/>
    <w:rsid w:val="005052C9"/>
    <w:rsid w:val="00505B25"/>
    <w:rsid w:val="005108E3"/>
    <w:rsid w:val="0051195B"/>
    <w:rsid w:val="00513A44"/>
    <w:rsid w:val="00514D59"/>
    <w:rsid w:val="00515C42"/>
    <w:rsid w:val="00516CEC"/>
    <w:rsid w:val="00521D3C"/>
    <w:rsid w:val="00531534"/>
    <w:rsid w:val="00531799"/>
    <w:rsid w:val="00537866"/>
    <w:rsid w:val="00540902"/>
    <w:rsid w:val="00543531"/>
    <w:rsid w:val="0054606B"/>
    <w:rsid w:val="005462E1"/>
    <w:rsid w:val="005472F2"/>
    <w:rsid w:val="00547523"/>
    <w:rsid w:val="005509B1"/>
    <w:rsid w:val="00551F85"/>
    <w:rsid w:val="00552705"/>
    <w:rsid w:val="00554A6F"/>
    <w:rsid w:val="00563EE0"/>
    <w:rsid w:val="005643B9"/>
    <w:rsid w:val="00572BC1"/>
    <w:rsid w:val="00572CD4"/>
    <w:rsid w:val="00573E26"/>
    <w:rsid w:val="0058117D"/>
    <w:rsid w:val="00581579"/>
    <w:rsid w:val="00581A18"/>
    <w:rsid w:val="0058314B"/>
    <w:rsid w:val="0058361B"/>
    <w:rsid w:val="00584FC0"/>
    <w:rsid w:val="0058620E"/>
    <w:rsid w:val="00591C81"/>
    <w:rsid w:val="005936FE"/>
    <w:rsid w:val="00593F8C"/>
    <w:rsid w:val="00595105"/>
    <w:rsid w:val="00597AE1"/>
    <w:rsid w:val="005A58D1"/>
    <w:rsid w:val="005B3CDD"/>
    <w:rsid w:val="005B5217"/>
    <w:rsid w:val="005B55DD"/>
    <w:rsid w:val="005B7CED"/>
    <w:rsid w:val="005C1914"/>
    <w:rsid w:val="005C1C82"/>
    <w:rsid w:val="005C2257"/>
    <w:rsid w:val="005C7992"/>
    <w:rsid w:val="005D0F5C"/>
    <w:rsid w:val="005D46DA"/>
    <w:rsid w:val="005D5BC4"/>
    <w:rsid w:val="005E3508"/>
    <w:rsid w:val="005E3F2C"/>
    <w:rsid w:val="005E75CF"/>
    <w:rsid w:val="005F0247"/>
    <w:rsid w:val="005F04EE"/>
    <w:rsid w:val="005F261E"/>
    <w:rsid w:val="005F44AD"/>
    <w:rsid w:val="005F4592"/>
    <w:rsid w:val="005F5B11"/>
    <w:rsid w:val="005F5D99"/>
    <w:rsid w:val="005F5F72"/>
    <w:rsid w:val="005F70DA"/>
    <w:rsid w:val="005F78C3"/>
    <w:rsid w:val="005F7C40"/>
    <w:rsid w:val="005F7FC9"/>
    <w:rsid w:val="00600C2C"/>
    <w:rsid w:val="00602163"/>
    <w:rsid w:val="00610586"/>
    <w:rsid w:val="00613BFF"/>
    <w:rsid w:val="00615734"/>
    <w:rsid w:val="006171A3"/>
    <w:rsid w:val="0061767E"/>
    <w:rsid w:val="00620DE8"/>
    <w:rsid w:val="00623EFA"/>
    <w:rsid w:val="006248F1"/>
    <w:rsid w:val="006256DA"/>
    <w:rsid w:val="00627758"/>
    <w:rsid w:val="006370F6"/>
    <w:rsid w:val="00641666"/>
    <w:rsid w:val="00643D86"/>
    <w:rsid w:val="006470C5"/>
    <w:rsid w:val="006473D7"/>
    <w:rsid w:val="00647871"/>
    <w:rsid w:val="006507FF"/>
    <w:rsid w:val="006529C4"/>
    <w:rsid w:val="00652B9B"/>
    <w:rsid w:val="00654DDF"/>
    <w:rsid w:val="00655523"/>
    <w:rsid w:val="00661CA5"/>
    <w:rsid w:val="00662212"/>
    <w:rsid w:val="00664C54"/>
    <w:rsid w:val="006659B1"/>
    <w:rsid w:val="0067247F"/>
    <w:rsid w:val="00673B89"/>
    <w:rsid w:val="006760E3"/>
    <w:rsid w:val="00676F55"/>
    <w:rsid w:val="00681978"/>
    <w:rsid w:val="00684148"/>
    <w:rsid w:val="00685398"/>
    <w:rsid w:val="00686908"/>
    <w:rsid w:val="00687CBA"/>
    <w:rsid w:val="00692084"/>
    <w:rsid w:val="00694B91"/>
    <w:rsid w:val="00695A29"/>
    <w:rsid w:val="00696CF3"/>
    <w:rsid w:val="006A236C"/>
    <w:rsid w:val="006A7425"/>
    <w:rsid w:val="006B0368"/>
    <w:rsid w:val="006B3254"/>
    <w:rsid w:val="006B41DE"/>
    <w:rsid w:val="006B5C6E"/>
    <w:rsid w:val="006B69C2"/>
    <w:rsid w:val="006C036E"/>
    <w:rsid w:val="006C1B51"/>
    <w:rsid w:val="006C38AF"/>
    <w:rsid w:val="006C3F94"/>
    <w:rsid w:val="006C5D6C"/>
    <w:rsid w:val="006C7D71"/>
    <w:rsid w:val="006D124A"/>
    <w:rsid w:val="006D28F0"/>
    <w:rsid w:val="006D2E9D"/>
    <w:rsid w:val="006D393F"/>
    <w:rsid w:val="006D526D"/>
    <w:rsid w:val="006D5475"/>
    <w:rsid w:val="006D57D9"/>
    <w:rsid w:val="006E20C7"/>
    <w:rsid w:val="006E2C4F"/>
    <w:rsid w:val="006E3B85"/>
    <w:rsid w:val="006E4E61"/>
    <w:rsid w:val="006E6D86"/>
    <w:rsid w:val="006F098C"/>
    <w:rsid w:val="006F2DBF"/>
    <w:rsid w:val="006F5334"/>
    <w:rsid w:val="006F676D"/>
    <w:rsid w:val="006F6F78"/>
    <w:rsid w:val="00700917"/>
    <w:rsid w:val="00702312"/>
    <w:rsid w:val="0070325A"/>
    <w:rsid w:val="0071186F"/>
    <w:rsid w:val="00721994"/>
    <w:rsid w:val="007221AB"/>
    <w:rsid w:val="00725227"/>
    <w:rsid w:val="00725568"/>
    <w:rsid w:val="00726BB4"/>
    <w:rsid w:val="00731B04"/>
    <w:rsid w:val="00732833"/>
    <w:rsid w:val="00733AF9"/>
    <w:rsid w:val="007348EA"/>
    <w:rsid w:val="00745DF1"/>
    <w:rsid w:val="00745F5D"/>
    <w:rsid w:val="00747599"/>
    <w:rsid w:val="0075177F"/>
    <w:rsid w:val="00757682"/>
    <w:rsid w:val="007634A1"/>
    <w:rsid w:val="00763BE0"/>
    <w:rsid w:val="00764654"/>
    <w:rsid w:val="007656F1"/>
    <w:rsid w:val="007701DF"/>
    <w:rsid w:val="00774E59"/>
    <w:rsid w:val="00776035"/>
    <w:rsid w:val="00784158"/>
    <w:rsid w:val="007852A3"/>
    <w:rsid w:val="007868A8"/>
    <w:rsid w:val="00787845"/>
    <w:rsid w:val="00787DF9"/>
    <w:rsid w:val="00790106"/>
    <w:rsid w:val="00790FB2"/>
    <w:rsid w:val="007939A1"/>
    <w:rsid w:val="00793EC9"/>
    <w:rsid w:val="007A06F5"/>
    <w:rsid w:val="007A2828"/>
    <w:rsid w:val="007A4059"/>
    <w:rsid w:val="007A4130"/>
    <w:rsid w:val="007A4848"/>
    <w:rsid w:val="007A535E"/>
    <w:rsid w:val="007A5EE4"/>
    <w:rsid w:val="007A75C2"/>
    <w:rsid w:val="007B043D"/>
    <w:rsid w:val="007B13B0"/>
    <w:rsid w:val="007B182C"/>
    <w:rsid w:val="007B3D16"/>
    <w:rsid w:val="007C3370"/>
    <w:rsid w:val="007D02F6"/>
    <w:rsid w:val="007D070B"/>
    <w:rsid w:val="007D6DFC"/>
    <w:rsid w:val="007E1C8D"/>
    <w:rsid w:val="007E31E3"/>
    <w:rsid w:val="007E5844"/>
    <w:rsid w:val="007E6118"/>
    <w:rsid w:val="007E7B47"/>
    <w:rsid w:val="007E7D48"/>
    <w:rsid w:val="007F00D4"/>
    <w:rsid w:val="007F1843"/>
    <w:rsid w:val="007F1FCE"/>
    <w:rsid w:val="007F3234"/>
    <w:rsid w:val="007F4F8A"/>
    <w:rsid w:val="00801191"/>
    <w:rsid w:val="00801260"/>
    <w:rsid w:val="00803752"/>
    <w:rsid w:val="008050AA"/>
    <w:rsid w:val="0080572D"/>
    <w:rsid w:val="008072F2"/>
    <w:rsid w:val="008101B9"/>
    <w:rsid w:val="008132FF"/>
    <w:rsid w:val="00816BE7"/>
    <w:rsid w:val="00820943"/>
    <w:rsid w:val="00821243"/>
    <w:rsid w:val="0082172B"/>
    <w:rsid w:val="00823092"/>
    <w:rsid w:val="008240CC"/>
    <w:rsid w:val="008240D7"/>
    <w:rsid w:val="008246D8"/>
    <w:rsid w:val="00826836"/>
    <w:rsid w:val="0082706F"/>
    <w:rsid w:val="008276BD"/>
    <w:rsid w:val="00831122"/>
    <w:rsid w:val="00832050"/>
    <w:rsid w:val="00832EFD"/>
    <w:rsid w:val="008343B3"/>
    <w:rsid w:val="0083653B"/>
    <w:rsid w:val="00837556"/>
    <w:rsid w:val="0083757B"/>
    <w:rsid w:val="008414B7"/>
    <w:rsid w:val="00841A8C"/>
    <w:rsid w:val="00846B77"/>
    <w:rsid w:val="008474A7"/>
    <w:rsid w:val="00847970"/>
    <w:rsid w:val="0085169D"/>
    <w:rsid w:val="008519C8"/>
    <w:rsid w:val="008546FC"/>
    <w:rsid w:val="00856C08"/>
    <w:rsid w:val="008570F7"/>
    <w:rsid w:val="00857958"/>
    <w:rsid w:val="00862FC3"/>
    <w:rsid w:val="0086566C"/>
    <w:rsid w:val="008657B5"/>
    <w:rsid w:val="00867E22"/>
    <w:rsid w:val="00874EA0"/>
    <w:rsid w:val="0087763A"/>
    <w:rsid w:val="0088119D"/>
    <w:rsid w:val="00881C54"/>
    <w:rsid w:val="00882210"/>
    <w:rsid w:val="008826BC"/>
    <w:rsid w:val="00884113"/>
    <w:rsid w:val="008858E1"/>
    <w:rsid w:val="00896F93"/>
    <w:rsid w:val="0089750A"/>
    <w:rsid w:val="00897F2B"/>
    <w:rsid w:val="008A0DEF"/>
    <w:rsid w:val="008A522E"/>
    <w:rsid w:val="008A5D4C"/>
    <w:rsid w:val="008B303F"/>
    <w:rsid w:val="008B4375"/>
    <w:rsid w:val="008B4E1D"/>
    <w:rsid w:val="008C13AF"/>
    <w:rsid w:val="008C2154"/>
    <w:rsid w:val="008C23A2"/>
    <w:rsid w:val="008C2EB5"/>
    <w:rsid w:val="008C4779"/>
    <w:rsid w:val="008C6F72"/>
    <w:rsid w:val="008D3DFA"/>
    <w:rsid w:val="008D4772"/>
    <w:rsid w:val="008E0A2C"/>
    <w:rsid w:val="008E3598"/>
    <w:rsid w:val="008E49EE"/>
    <w:rsid w:val="008E4E0D"/>
    <w:rsid w:val="008E7BF8"/>
    <w:rsid w:val="008F0C41"/>
    <w:rsid w:val="008F129F"/>
    <w:rsid w:val="008F1C74"/>
    <w:rsid w:val="008F2403"/>
    <w:rsid w:val="008F74AE"/>
    <w:rsid w:val="00900F3C"/>
    <w:rsid w:val="00901472"/>
    <w:rsid w:val="00901E97"/>
    <w:rsid w:val="00902106"/>
    <w:rsid w:val="0090262D"/>
    <w:rsid w:val="00904E3D"/>
    <w:rsid w:val="00905A36"/>
    <w:rsid w:val="0090647F"/>
    <w:rsid w:val="009117B8"/>
    <w:rsid w:val="00916704"/>
    <w:rsid w:val="00921E58"/>
    <w:rsid w:val="009260FE"/>
    <w:rsid w:val="009265A9"/>
    <w:rsid w:val="00930213"/>
    <w:rsid w:val="00933369"/>
    <w:rsid w:val="009343EF"/>
    <w:rsid w:val="0093488C"/>
    <w:rsid w:val="0093590F"/>
    <w:rsid w:val="00937009"/>
    <w:rsid w:val="00940467"/>
    <w:rsid w:val="00942235"/>
    <w:rsid w:val="00942C01"/>
    <w:rsid w:val="0095379B"/>
    <w:rsid w:val="00957DB3"/>
    <w:rsid w:val="0096058A"/>
    <w:rsid w:val="00961652"/>
    <w:rsid w:val="00961F1C"/>
    <w:rsid w:val="00963ECF"/>
    <w:rsid w:val="00965EB8"/>
    <w:rsid w:val="00972CE8"/>
    <w:rsid w:val="00973C34"/>
    <w:rsid w:val="0097407B"/>
    <w:rsid w:val="0097690A"/>
    <w:rsid w:val="00983A02"/>
    <w:rsid w:val="00983A30"/>
    <w:rsid w:val="00987D9B"/>
    <w:rsid w:val="00994D1B"/>
    <w:rsid w:val="0099701C"/>
    <w:rsid w:val="009972B9"/>
    <w:rsid w:val="009A26BF"/>
    <w:rsid w:val="009A277F"/>
    <w:rsid w:val="009A300E"/>
    <w:rsid w:val="009A32E4"/>
    <w:rsid w:val="009A721E"/>
    <w:rsid w:val="009A777D"/>
    <w:rsid w:val="009B0E80"/>
    <w:rsid w:val="009B1331"/>
    <w:rsid w:val="009B7697"/>
    <w:rsid w:val="009C073E"/>
    <w:rsid w:val="009C2802"/>
    <w:rsid w:val="009C7218"/>
    <w:rsid w:val="009D3826"/>
    <w:rsid w:val="009D460B"/>
    <w:rsid w:val="009D5E38"/>
    <w:rsid w:val="009D6E11"/>
    <w:rsid w:val="009D70FD"/>
    <w:rsid w:val="009D7CCC"/>
    <w:rsid w:val="009E0393"/>
    <w:rsid w:val="009E051A"/>
    <w:rsid w:val="009E390C"/>
    <w:rsid w:val="009E4DE7"/>
    <w:rsid w:val="009E65B8"/>
    <w:rsid w:val="009E6AB3"/>
    <w:rsid w:val="009E7CFF"/>
    <w:rsid w:val="009F0130"/>
    <w:rsid w:val="009F48F2"/>
    <w:rsid w:val="009F52D9"/>
    <w:rsid w:val="009F59F4"/>
    <w:rsid w:val="00A01743"/>
    <w:rsid w:val="00A02178"/>
    <w:rsid w:val="00A03D52"/>
    <w:rsid w:val="00A07CF3"/>
    <w:rsid w:val="00A10FB8"/>
    <w:rsid w:val="00A12826"/>
    <w:rsid w:val="00A14111"/>
    <w:rsid w:val="00A15EBE"/>
    <w:rsid w:val="00A166CC"/>
    <w:rsid w:val="00A174BD"/>
    <w:rsid w:val="00A20994"/>
    <w:rsid w:val="00A22872"/>
    <w:rsid w:val="00A27BBC"/>
    <w:rsid w:val="00A30738"/>
    <w:rsid w:val="00A3160D"/>
    <w:rsid w:val="00A32B37"/>
    <w:rsid w:val="00A33ADF"/>
    <w:rsid w:val="00A34DDC"/>
    <w:rsid w:val="00A36492"/>
    <w:rsid w:val="00A424B0"/>
    <w:rsid w:val="00A429D3"/>
    <w:rsid w:val="00A43773"/>
    <w:rsid w:val="00A43EAF"/>
    <w:rsid w:val="00A43FDD"/>
    <w:rsid w:val="00A46A1B"/>
    <w:rsid w:val="00A50F5D"/>
    <w:rsid w:val="00A55129"/>
    <w:rsid w:val="00A5624A"/>
    <w:rsid w:val="00A57590"/>
    <w:rsid w:val="00A610DF"/>
    <w:rsid w:val="00A62855"/>
    <w:rsid w:val="00A6291E"/>
    <w:rsid w:val="00A6304D"/>
    <w:rsid w:val="00A65F97"/>
    <w:rsid w:val="00A675D9"/>
    <w:rsid w:val="00A800EC"/>
    <w:rsid w:val="00A803A3"/>
    <w:rsid w:val="00A808DB"/>
    <w:rsid w:val="00A82CC7"/>
    <w:rsid w:val="00A92A14"/>
    <w:rsid w:val="00A93A10"/>
    <w:rsid w:val="00A93C3B"/>
    <w:rsid w:val="00A94204"/>
    <w:rsid w:val="00A96028"/>
    <w:rsid w:val="00A96219"/>
    <w:rsid w:val="00A96518"/>
    <w:rsid w:val="00A97458"/>
    <w:rsid w:val="00A97F94"/>
    <w:rsid w:val="00AA1F3E"/>
    <w:rsid w:val="00AA49A8"/>
    <w:rsid w:val="00AA50AA"/>
    <w:rsid w:val="00AA65F6"/>
    <w:rsid w:val="00AA683D"/>
    <w:rsid w:val="00AB3E2E"/>
    <w:rsid w:val="00AB4B83"/>
    <w:rsid w:val="00AB7315"/>
    <w:rsid w:val="00AB759D"/>
    <w:rsid w:val="00AC2D10"/>
    <w:rsid w:val="00AC4C4A"/>
    <w:rsid w:val="00AC5338"/>
    <w:rsid w:val="00AD4837"/>
    <w:rsid w:val="00AD7797"/>
    <w:rsid w:val="00AE3D81"/>
    <w:rsid w:val="00AE4045"/>
    <w:rsid w:val="00AF1652"/>
    <w:rsid w:val="00AF3F6C"/>
    <w:rsid w:val="00B01640"/>
    <w:rsid w:val="00B0209A"/>
    <w:rsid w:val="00B03699"/>
    <w:rsid w:val="00B050EB"/>
    <w:rsid w:val="00B13940"/>
    <w:rsid w:val="00B14341"/>
    <w:rsid w:val="00B1529D"/>
    <w:rsid w:val="00B22449"/>
    <w:rsid w:val="00B231D2"/>
    <w:rsid w:val="00B235EB"/>
    <w:rsid w:val="00B267F0"/>
    <w:rsid w:val="00B30CA2"/>
    <w:rsid w:val="00B30FBA"/>
    <w:rsid w:val="00B36652"/>
    <w:rsid w:val="00B40E9E"/>
    <w:rsid w:val="00B434EC"/>
    <w:rsid w:val="00B45370"/>
    <w:rsid w:val="00B47B59"/>
    <w:rsid w:val="00B50ACF"/>
    <w:rsid w:val="00B52B33"/>
    <w:rsid w:val="00B56986"/>
    <w:rsid w:val="00B57886"/>
    <w:rsid w:val="00B57949"/>
    <w:rsid w:val="00B57C2A"/>
    <w:rsid w:val="00B6687B"/>
    <w:rsid w:val="00B70ADE"/>
    <w:rsid w:val="00B72D84"/>
    <w:rsid w:val="00B7305F"/>
    <w:rsid w:val="00B75D4E"/>
    <w:rsid w:val="00B76F0A"/>
    <w:rsid w:val="00B777BB"/>
    <w:rsid w:val="00B80DD0"/>
    <w:rsid w:val="00B8454E"/>
    <w:rsid w:val="00B8570D"/>
    <w:rsid w:val="00B862F7"/>
    <w:rsid w:val="00B86EC7"/>
    <w:rsid w:val="00B87C22"/>
    <w:rsid w:val="00B87F3C"/>
    <w:rsid w:val="00B90A6F"/>
    <w:rsid w:val="00B94D8B"/>
    <w:rsid w:val="00B96CDF"/>
    <w:rsid w:val="00B97075"/>
    <w:rsid w:val="00BA02A5"/>
    <w:rsid w:val="00BA02EF"/>
    <w:rsid w:val="00BA0F12"/>
    <w:rsid w:val="00BA162F"/>
    <w:rsid w:val="00BA31A2"/>
    <w:rsid w:val="00BA3647"/>
    <w:rsid w:val="00BA6C32"/>
    <w:rsid w:val="00BA7D2B"/>
    <w:rsid w:val="00BB1C22"/>
    <w:rsid w:val="00BB2991"/>
    <w:rsid w:val="00BB2E68"/>
    <w:rsid w:val="00BB348C"/>
    <w:rsid w:val="00BB427F"/>
    <w:rsid w:val="00BB462A"/>
    <w:rsid w:val="00BB72BF"/>
    <w:rsid w:val="00BC5054"/>
    <w:rsid w:val="00BC6249"/>
    <w:rsid w:val="00BC6796"/>
    <w:rsid w:val="00BD129F"/>
    <w:rsid w:val="00BD15C0"/>
    <w:rsid w:val="00BD38BE"/>
    <w:rsid w:val="00BD4051"/>
    <w:rsid w:val="00BD54CB"/>
    <w:rsid w:val="00BD7A98"/>
    <w:rsid w:val="00BE0432"/>
    <w:rsid w:val="00BE24CF"/>
    <w:rsid w:val="00BE5012"/>
    <w:rsid w:val="00BF54E9"/>
    <w:rsid w:val="00BF5635"/>
    <w:rsid w:val="00BF5644"/>
    <w:rsid w:val="00BF57F4"/>
    <w:rsid w:val="00C04A0F"/>
    <w:rsid w:val="00C12D0E"/>
    <w:rsid w:val="00C13E87"/>
    <w:rsid w:val="00C205AE"/>
    <w:rsid w:val="00C22A47"/>
    <w:rsid w:val="00C2368F"/>
    <w:rsid w:val="00C24C85"/>
    <w:rsid w:val="00C2509C"/>
    <w:rsid w:val="00C27054"/>
    <w:rsid w:val="00C3032D"/>
    <w:rsid w:val="00C31D73"/>
    <w:rsid w:val="00C31EA7"/>
    <w:rsid w:val="00C35BB6"/>
    <w:rsid w:val="00C377A7"/>
    <w:rsid w:val="00C4045E"/>
    <w:rsid w:val="00C41B59"/>
    <w:rsid w:val="00C42F48"/>
    <w:rsid w:val="00C4455A"/>
    <w:rsid w:val="00C445BF"/>
    <w:rsid w:val="00C448FE"/>
    <w:rsid w:val="00C45DA6"/>
    <w:rsid w:val="00C468C7"/>
    <w:rsid w:val="00C50182"/>
    <w:rsid w:val="00C60679"/>
    <w:rsid w:val="00C60DAC"/>
    <w:rsid w:val="00C65A23"/>
    <w:rsid w:val="00C66ACB"/>
    <w:rsid w:val="00C67A14"/>
    <w:rsid w:val="00C72007"/>
    <w:rsid w:val="00C72C00"/>
    <w:rsid w:val="00C737D8"/>
    <w:rsid w:val="00C7522A"/>
    <w:rsid w:val="00C7558F"/>
    <w:rsid w:val="00C77B34"/>
    <w:rsid w:val="00C8071F"/>
    <w:rsid w:val="00C81E24"/>
    <w:rsid w:val="00C82D6A"/>
    <w:rsid w:val="00C82D7A"/>
    <w:rsid w:val="00C860D6"/>
    <w:rsid w:val="00C86392"/>
    <w:rsid w:val="00C8708C"/>
    <w:rsid w:val="00C90875"/>
    <w:rsid w:val="00C93065"/>
    <w:rsid w:val="00C94554"/>
    <w:rsid w:val="00C947A5"/>
    <w:rsid w:val="00C949A1"/>
    <w:rsid w:val="00C949F3"/>
    <w:rsid w:val="00C952C0"/>
    <w:rsid w:val="00C969BB"/>
    <w:rsid w:val="00C970B1"/>
    <w:rsid w:val="00C97556"/>
    <w:rsid w:val="00CA09C7"/>
    <w:rsid w:val="00CA0C42"/>
    <w:rsid w:val="00CA1FA3"/>
    <w:rsid w:val="00CA32DF"/>
    <w:rsid w:val="00CA45C6"/>
    <w:rsid w:val="00CA6743"/>
    <w:rsid w:val="00CA6F31"/>
    <w:rsid w:val="00CB142C"/>
    <w:rsid w:val="00CB33D2"/>
    <w:rsid w:val="00CB34AD"/>
    <w:rsid w:val="00CB414D"/>
    <w:rsid w:val="00CB7354"/>
    <w:rsid w:val="00CB7829"/>
    <w:rsid w:val="00CB7D78"/>
    <w:rsid w:val="00CC026E"/>
    <w:rsid w:val="00CC0E05"/>
    <w:rsid w:val="00CC30BE"/>
    <w:rsid w:val="00CC3168"/>
    <w:rsid w:val="00CC322B"/>
    <w:rsid w:val="00CC3D4F"/>
    <w:rsid w:val="00CC49F1"/>
    <w:rsid w:val="00CC5189"/>
    <w:rsid w:val="00CC746C"/>
    <w:rsid w:val="00CD0111"/>
    <w:rsid w:val="00CD05D2"/>
    <w:rsid w:val="00CD0F7A"/>
    <w:rsid w:val="00CD1CAB"/>
    <w:rsid w:val="00CD3086"/>
    <w:rsid w:val="00CD3D66"/>
    <w:rsid w:val="00CD40DC"/>
    <w:rsid w:val="00CD6841"/>
    <w:rsid w:val="00CD6C8E"/>
    <w:rsid w:val="00CE1D8A"/>
    <w:rsid w:val="00CE4BA7"/>
    <w:rsid w:val="00CE5B6E"/>
    <w:rsid w:val="00CE5FBF"/>
    <w:rsid w:val="00CF15C6"/>
    <w:rsid w:val="00CF1A17"/>
    <w:rsid w:val="00CF2A7C"/>
    <w:rsid w:val="00CF4392"/>
    <w:rsid w:val="00D016F9"/>
    <w:rsid w:val="00D01F4F"/>
    <w:rsid w:val="00D048E8"/>
    <w:rsid w:val="00D05307"/>
    <w:rsid w:val="00D12F46"/>
    <w:rsid w:val="00D16D35"/>
    <w:rsid w:val="00D208FD"/>
    <w:rsid w:val="00D22081"/>
    <w:rsid w:val="00D223E4"/>
    <w:rsid w:val="00D23FEB"/>
    <w:rsid w:val="00D346F8"/>
    <w:rsid w:val="00D34A19"/>
    <w:rsid w:val="00D34FFC"/>
    <w:rsid w:val="00D35028"/>
    <w:rsid w:val="00D36836"/>
    <w:rsid w:val="00D412D4"/>
    <w:rsid w:val="00D43CFE"/>
    <w:rsid w:val="00D46322"/>
    <w:rsid w:val="00D50395"/>
    <w:rsid w:val="00D533F5"/>
    <w:rsid w:val="00D572AE"/>
    <w:rsid w:val="00D576C7"/>
    <w:rsid w:val="00D57A9A"/>
    <w:rsid w:val="00D63C3F"/>
    <w:rsid w:val="00D63E9B"/>
    <w:rsid w:val="00D65A1E"/>
    <w:rsid w:val="00D665A6"/>
    <w:rsid w:val="00D671AA"/>
    <w:rsid w:val="00D674E8"/>
    <w:rsid w:val="00D7048F"/>
    <w:rsid w:val="00D70CE0"/>
    <w:rsid w:val="00D72560"/>
    <w:rsid w:val="00D7462E"/>
    <w:rsid w:val="00D75050"/>
    <w:rsid w:val="00D76E90"/>
    <w:rsid w:val="00D821AA"/>
    <w:rsid w:val="00D83D3D"/>
    <w:rsid w:val="00D873AC"/>
    <w:rsid w:val="00D911EA"/>
    <w:rsid w:val="00D930A2"/>
    <w:rsid w:val="00D93B21"/>
    <w:rsid w:val="00D9663D"/>
    <w:rsid w:val="00D96C3F"/>
    <w:rsid w:val="00D96C7D"/>
    <w:rsid w:val="00DA0675"/>
    <w:rsid w:val="00DA0CBD"/>
    <w:rsid w:val="00DA14B9"/>
    <w:rsid w:val="00DA17AC"/>
    <w:rsid w:val="00DA3520"/>
    <w:rsid w:val="00DA4DFA"/>
    <w:rsid w:val="00DB0E52"/>
    <w:rsid w:val="00DB13D0"/>
    <w:rsid w:val="00DB3272"/>
    <w:rsid w:val="00DB4CD7"/>
    <w:rsid w:val="00DB4EC9"/>
    <w:rsid w:val="00DB6428"/>
    <w:rsid w:val="00DB6A5B"/>
    <w:rsid w:val="00DC1791"/>
    <w:rsid w:val="00DC1C5E"/>
    <w:rsid w:val="00DC4DD0"/>
    <w:rsid w:val="00DC77D6"/>
    <w:rsid w:val="00DD1A75"/>
    <w:rsid w:val="00DD1E3E"/>
    <w:rsid w:val="00DD2405"/>
    <w:rsid w:val="00DD2568"/>
    <w:rsid w:val="00DD273B"/>
    <w:rsid w:val="00DD4B02"/>
    <w:rsid w:val="00DD5C14"/>
    <w:rsid w:val="00DE0273"/>
    <w:rsid w:val="00DE2A9B"/>
    <w:rsid w:val="00DE4D0D"/>
    <w:rsid w:val="00DF2383"/>
    <w:rsid w:val="00DF4711"/>
    <w:rsid w:val="00DF56C3"/>
    <w:rsid w:val="00DF6BE7"/>
    <w:rsid w:val="00DF6C0D"/>
    <w:rsid w:val="00DF7F4A"/>
    <w:rsid w:val="00E025A2"/>
    <w:rsid w:val="00E04BBA"/>
    <w:rsid w:val="00E05C53"/>
    <w:rsid w:val="00E07811"/>
    <w:rsid w:val="00E14445"/>
    <w:rsid w:val="00E14E9D"/>
    <w:rsid w:val="00E25645"/>
    <w:rsid w:val="00E263EE"/>
    <w:rsid w:val="00E31039"/>
    <w:rsid w:val="00E43EFB"/>
    <w:rsid w:val="00E4477A"/>
    <w:rsid w:val="00E5031D"/>
    <w:rsid w:val="00E50657"/>
    <w:rsid w:val="00E51BE9"/>
    <w:rsid w:val="00E51F46"/>
    <w:rsid w:val="00E52147"/>
    <w:rsid w:val="00E538CF"/>
    <w:rsid w:val="00E54FB8"/>
    <w:rsid w:val="00E55DB9"/>
    <w:rsid w:val="00E562F5"/>
    <w:rsid w:val="00E66EE6"/>
    <w:rsid w:val="00E72036"/>
    <w:rsid w:val="00E72A5C"/>
    <w:rsid w:val="00E734EE"/>
    <w:rsid w:val="00E76FD2"/>
    <w:rsid w:val="00E77862"/>
    <w:rsid w:val="00E80B0B"/>
    <w:rsid w:val="00E848D7"/>
    <w:rsid w:val="00E915A5"/>
    <w:rsid w:val="00E93EF1"/>
    <w:rsid w:val="00E94452"/>
    <w:rsid w:val="00E949C2"/>
    <w:rsid w:val="00E9545E"/>
    <w:rsid w:val="00E97643"/>
    <w:rsid w:val="00EA7AB4"/>
    <w:rsid w:val="00EB029C"/>
    <w:rsid w:val="00EB0662"/>
    <w:rsid w:val="00EB2CCB"/>
    <w:rsid w:val="00EB2F5D"/>
    <w:rsid w:val="00EB4E3C"/>
    <w:rsid w:val="00EB64A6"/>
    <w:rsid w:val="00EC12AC"/>
    <w:rsid w:val="00EC2AE2"/>
    <w:rsid w:val="00EC3A0E"/>
    <w:rsid w:val="00EC469F"/>
    <w:rsid w:val="00EC50CF"/>
    <w:rsid w:val="00EC61B5"/>
    <w:rsid w:val="00ED165F"/>
    <w:rsid w:val="00ED717C"/>
    <w:rsid w:val="00EE47EC"/>
    <w:rsid w:val="00EE4E25"/>
    <w:rsid w:val="00EE608A"/>
    <w:rsid w:val="00EF0A5A"/>
    <w:rsid w:val="00EF1CA9"/>
    <w:rsid w:val="00EF24A3"/>
    <w:rsid w:val="00F01EC2"/>
    <w:rsid w:val="00F06AC4"/>
    <w:rsid w:val="00F12733"/>
    <w:rsid w:val="00F12770"/>
    <w:rsid w:val="00F15C09"/>
    <w:rsid w:val="00F16F3F"/>
    <w:rsid w:val="00F24157"/>
    <w:rsid w:val="00F2748A"/>
    <w:rsid w:val="00F27FD2"/>
    <w:rsid w:val="00F31184"/>
    <w:rsid w:val="00F32148"/>
    <w:rsid w:val="00F34785"/>
    <w:rsid w:val="00F3582D"/>
    <w:rsid w:val="00F368C4"/>
    <w:rsid w:val="00F36A53"/>
    <w:rsid w:val="00F37CCD"/>
    <w:rsid w:val="00F41766"/>
    <w:rsid w:val="00F43D5D"/>
    <w:rsid w:val="00F45736"/>
    <w:rsid w:val="00F51253"/>
    <w:rsid w:val="00F51257"/>
    <w:rsid w:val="00F52C42"/>
    <w:rsid w:val="00F546E6"/>
    <w:rsid w:val="00F54C18"/>
    <w:rsid w:val="00F55C34"/>
    <w:rsid w:val="00F6342A"/>
    <w:rsid w:val="00F63D5A"/>
    <w:rsid w:val="00F64AF3"/>
    <w:rsid w:val="00F76744"/>
    <w:rsid w:val="00F77168"/>
    <w:rsid w:val="00F81766"/>
    <w:rsid w:val="00F855EE"/>
    <w:rsid w:val="00F85D63"/>
    <w:rsid w:val="00F8625F"/>
    <w:rsid w:val="00F97F8D"/>
    <w:rsid w:val="00FA1EEB"/>
    <w:rsid w:val="00FB1222"/>
    <w:rsid w:val="00FB1521"/>
    <w:rsid w:val="00FB2258"/>
    <w:rsid w:val="00FB2E3B"/>
    <w:rsid w:val="00FB38DB"/>
    <w:rsid w:val="00FB74A5"/>
    <w:rsid w:val="00FC02B0"/>
    <w:rsid w:val="00FC2242"/>
    <w:rsid w:val="00FC58A2"/>
    <w:rsid w:val="00FC5A13"/>
    <w:rsid w:val="00FC61C0"/>
    <w:rsid w:val="00FC651D"/>
    <w:rsid w:val="00FC704E"/>
    <w:rsid w:val="00FC7D5E"/>
    <w:rsid w:val="00FD470C"/>
    <w:rsid w:val="00FD497D"/>
    <w:rsid w:val="00FE442C"/>
    <w:rsid w:val="00FE5E61"/>
    <w:rsid w:val="00FF1B45"/>
    <w:rsid w:val="00FF5997"/>
    <w:rsid w:val="00FF6CC9"/>
    <w:rsid w:val="00FF73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List 3" w:uiPriority="0"/>
    <w:lsdException w:name="List 4" w:uiPriority="0"/>
    <w:lsdException w:name="Title" w:semiHidden="0" w:uiPriority="10" w:unhideWhenUsed="0" w:qFormat="1"/>
    <w:lsdException w:name="Default Paragraph Font" w:uiPriority="1"/>
    <w:lsdException w:name="Body Text" w:uiPriority="0"/>
    <w:lsdException w:name="Body Text Indent" w:uiPriority="0"/>
    <w:lsdException w:name="List Continue" w:uiPriority="0"/>
    <w:lsdException w:name="Subtitle" w:semiHidden="0" w:uiPriority="11" w:unhideWhenUsed="0" w:qFormat="1"/>
    <w:lsdException w:name="Salutation" w:uiPriority="0"/>
    <w:lsdException w:name="Body Text 3"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Plain Text"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6599"/>
    <w:pPr>
      <w:widowControl w:val="0"/>
      <w:spacing w:after="0" w:line="240" w:lineRule="auto"/>
      <w:jc w:val="both"/>
    </w:pPr>
    <w:rPr>
      <w:rFonts w:ascii="宋体" w:eastAsia="宋体" w:hAnsi="宋体" w:cs="Times New Roman"/>
      <w:kern w:val="2"/>
      <w:sz w:val="21"/>
      <w:szCs w:val="24"/>
    </w:rPr>
  </w:style>
  <w:style w:type="paragraph" w:styleId="Heading1">
    <w:name w:val="heading 1"/>
    <w:aliases w:val="H1,L1 Heading 1,h1,1st level,h11,1st level1,heading 11,h12,1st level2,heading 12,h111,1st level11,heading 111,h13,1st level3,heading 13,h112,1st level12,heading 112,h121,1st level21,heading 121,h1111,1st level111,heading 1111,h14,1st level4,章"/>
    <w:basedOn w:val="Normal"/>
    <w:next w:val="Normal"/>
    <w:link w:val="Heading1Char"/>
    <w:qFormat/>
    <w:rsid w:val="004F6599"/>
    <w:pPr>
      <w:keepNext/>
      <w:numPr>
        <w:numId w:val="1"/>
      </w:numPr>
      <w:spacing w:line="420" w:lineRule="auto"/>
      <w:ind w:right="238"/>
      <w:outlineLvl w:val="0"/>
    </w:pPr>
    <w:rPr>
      <w:rFonts w:cs="Arial"/>
      <w:b/>
      <w:sz w:val="28"/>
    </w:rPr>
  </w:style>
  <w:style w:type="paragraph" w:styleId="Heading2">
    <w:name w:val="heading 2"/>
    <w:aliases w:val="Chapter,1.Seite,(L2),(L2)1,(L2)2,(L2)3,(L2)11,(L2)4,(L2)12,(L2)21,(L2)31,(L2)111,Heading 2 Hidden,Heading 2 CCBS,H2,h2,2nd level,2,Header 2,heading 2,第一章 标题 2,ISO1,Level 2 Topic Heading,UNDERRUBRIK 1-2,Underrubrik1,prop2,l2,Titre2,Head 2,R2"/>
    <w:basedOn w:val="Normal"/>
    <w:next w:val="Normal"/>
    <w:link w:val="Heading2Char"/>
    <w:qFormat/>
    <w:rsid w:val="004F6599"/>
    <w:pPr>
      <w:keepNext/>
      <w:keepLines/>
      <w:widowControl/>
      <w:numPr>
        <w:ilvl w:val="1"/>
        <w:numId w:val="1"/>
      </w:numPr>
      <w:overflowPunct w:val="0"/>
      <w:autoSpaceDE w:val="0"/>
      <w:autoSpaceDN w:val="0"/>
      <w:adjustRightInd w:val="0"/>
      <w:spacing w:before="240" w:after="240"/>
      <w:textAlignment w:val="baseline"/>
      <w:outlineLvl w:val="1"/>
    </w:pPr>
    <w:rPr>
      <w:b/>
      <w:kern w:val="0"/>
      <w:sz w:val="24"/>
      <w:szCs w:val="28"/>
      <w:lang w:eastAsia="en-US"/>
    </w:rPr>
  </w:style>
  <w:style w:type="paragraph" w:styleId="Heading3">
    <w:name w:val="heading 3"/>
    <w:aliases w:val="H3,l3,CT,Heading 3 - old,H31,l31,CT1,Heading 3 - old1,(A-3),h3,3,list 3,H3-Heading 3,l3.3,alltoc,3rd level,第一节,Heading 3 hidden,2h,h31,h32,Section,Heading 2.3,(Alt+3),1.2.3.,sect1.2.3,一,h4,Title3,Map,heading 3TOC,1.1.1 Heading 3,BOD 0,level_3"/>
    <w:basedOn w:val="Normal"/>
    <w:next w:val="Normal"/>
    <w:link w:val="Heading3Char"/>
    <w:qFormat/>
    <w:rsid w:val="004F6599"/>
    <w:pPr>
      <w:keepNext/>
      <w:widowControl/>
      <w:numPr>
        <w:ilvl w:val="2"/>
        <w:numId w:val="1"/>
      </w:numPr>
      <w:overflowPunct w:val="0"/>
      <w:autoSpaceDE w:val="0"/>
      <w:autoSpaceDN w:val="0"/>
      <w:adjustRightInd w:val="0"/>
      <w:spacing w:before="240" w:after="240"/>
      <w:textAlignment w:val="baseline"/>
      <w:outlineLvl w:val="2"/>
    </w:pPr>
    <w:rPr>
      <w:rFonts w:cs="Arial"/>
      <w:b/>
      <w:bCs/>
      <w:kern w:val="0"/>
      <w:szCs w:val="26"/>
      <w:lang w:eastAsia="en-US"/>
    </w:rPr>
  </w:style>
  <w:style w:type="paragraph" w:styleId="Heading4">
    <w:name w:val="heading 4"/>
    <w:aliases w:val="H4,Fab-4,T5,PIM 4,bullet,bl,bb,heading 4 + Indent: Left 0.5 in"/>
    <w:next w:val="Normal"/>
    <w:link w:val="Heading4Char"/>
    <w:qFormat/>
    <w:rsid w:val="004F6599"/>
    <w:pPr>
      <w:numPr>
        <w:ilvl w:val="3"/>
        <w:numId w:val="1"/>
      </w:numPr>
      <w:spacing w:after="0" w:line="240" w:lineRule="auto"/>
      <w:outlineLvl w:val="3"/>
    </w:pPr>
    <w:rPr>
      <w:rFonts w:ascii="宋体" w:eastAsia="宋体" w:hAnsi="宋体" w:cs="Arial"/>
      <w:b/>
      <w:bCs/>
      <w:sz w:val="21"/>
      <w:szCs w:val="24"/>
      <w:lang w:eastAsia="en-US"/>
    </w:rPr>
  </w:style>
  <w:style w:type="paragraph" w:styleId="Heading5">
    <w:name w:val="heading 5"/>
    <w:next w:val="Normal"/>
    <w:link w:val="Heading5Char"/>
    <w:qFormat/>
    <w:rsid w:val="004F6599"/>
    <w:pPr>
      <w:keepNext/>
      <w:numPr>
        <w:ilvl w:val="4"/>
        <w:numId w:val="1"/>
      </w:numPr>
      <w:spacing w:after="140" w:line="240" w:lineRule="auto"/>
      <w:ind w:right="240"/>
      <w:outlineLvl w:val="4"/>
    </w:pPr>
    <w:rPr>
      <w:rFonts w:ascii="宋体" w:eastAsia="宋体" w:hAnsi="宋体" w:cs="Arial"/>
      <w:b/>
      <w:kern w:val="2"/>
      <w:sz w:val="21"/>
      <w:szCs w:val="21"/>
    </w:rPr>
  </w:style>
  <w:style w:type="paragraph" w:styleId="Heading6">
    <w:name w:val="heading 6"/>
    <w:basedOn w:val="Normal"/>
    <w:next w:val="Normal"/>
    <w:link w:val="Heading6Char"/>
    <w:qFormat/>
    <w:rsid w:val="00EE4E25"/>
    <w:pPr>
      <w:keepNext/>
      <w:keepLines/>
      <w:widowControl/>
      <w:tabs>
        <w:tab w:val="num" w:pos="1152"/>
      </w:tabs>
      <w:overflowPunct w:val="0"/>
      <w:autoSpaceDE w:val="0"/>
      <w:autoSpaceDN w:val="0"/>
      <w:adjustRightInd w:val="0"/>
      <w:spacing w:before="240" w:after="64" w:line="320" w:lineRule="auto"/>
      <w:ind w:left="1152" w:hanging="1152"/>
      <w:jc w:val="left"/>
      <w:textAlignment w:val="baseline"/>
      <w:outlineLvl w:val="5"/>
    </w:pPr>
    <w:rPr>
      <w:rFonts w:eastAsia="黑体"/>
      <w:b/>
      <w:bCs/>
      <w:kern w:val="0"/>
      <w:lang w:eastAsia="en-US"/>
    </w:rPr>
  </w:style>
  <w:style w:type="paragraph" w:styleId="Heading7">
    <w:name w:val="heading 7"/>
    <w:basedOn w:val="Normal"/>
    <w:next w:val="Normal"/>
    <w:link w:val="Heading7Char"/>
    <w:qFormat/>
    <w:rsid w:val="004F6599"/>
    <w:pPr>
      <w:keepNext/>
      <w:keepLines/>
      <w:widowControl/>
      <w:tabs>
        <w:tab w:val="num" w:pos="1296"/>
      </w:tabs>
      <w:overflowPunct w:val="0"/>
      <w:autoSpaceDE w:val="0"/>
      <w:autoSpaceDN w:val="0"/>
      <w:adjustRightInd w:val="0"/>
      <w:spacing w:before="240" w:after="64" w:line="320" w:lineRule="auto"/>
      <w:ind w:left="1296" w:hanging="1296"/>
      <w:jc w:val="left"/>
      <w:textAlignment w:val="baseline"/>
      <w:outlineLvl w:val="6"/>
    </w:pPr>
    <w:rPr>
      <w:rFonts w:ascii="Arial" w:hAnsi="Arial"/>
      <w:b/>
      <w:bCs/>
      <w:kern w:val="0"/>
      <w:sz w:val="24"/>
      <w:lang w:eastAsia="en-US"/>
    </w:rPr>
  </w:style>
  <w:style w:type="paragraph" w:styleId="Heading8">
    <w:name w:val="heading 8"/>
    <w:basedOn w:val="Normal"/>
    <w:next w:val="Normal"/>
    <w:link w:val="Heading8Char"/>
    <w:qFormat/>
    <w:rsid w:val="004F6599"/>
    <w:pPr>
      <w:keepNext/>
      <w:keepLines/>
      <w:widowControl/>
      <w:tabs>
        <w:tab w:val="num" w:pos="1440"/>
      </w:tabs>
      <w:overflowPunct w:val="0"/>
      <w:autoSpaceDE w:val="0"/>
      <w:autoSpaceDN w:val="0"/>
      <w:adjustRightInd w:val="0"/>
      <w:spacing w:before="240" w:after="64" w:line="320" w:lineRule="auto"/>
      <w:ind w:left="1440" w:hanging="1440"/>
      <w:jc w:val="left"/>
      <w:textAlignment w:val="baseline"/>
      <w:outlineLvl w:val="7"/>
    </w:pPr>
    <w:rPr>
      <w:rFonts w:ascii="Arial" w:eastAsia="黑体" w:hAnsi="Arial"/>
      <w:kern w:val="0"/>
      <w:sz w:val="24"/>
      <w:lang w:eastAsia="en-US"/>
    </w:rPr>
  </w:style>
  <w:style w:type="paragraph" w:styleId="Heading9">
    <w:name w:val="heading 9"/>
    <w:basedOn w:val="Normal"/>
    <w:next w:val="Normal"/>
    <w:link w:val="Heading9Char"/>
    <w:qFormat/>
    <w:rsid w:val="004F6599"/>
    <w:pPr>
      <w:keepNext/>
      <w:keepLines/>
      <w:widowControl/>
      <w:tabs>
        <w:tab w:val="num" w:pos="1584"/>
      </w:tabs>
      <w:overflowPunct w:val="0"/>
      <w:autoSpaceDE w:val="0"/>
      <w:autoSpaceDN w:val="0"/>
      <w:adjustRightInd w:val="0"/>
      <w:spacing w:before="240" w:after="64" w:line="320" w:lineRule="auto"/>
      <w:ind w:left="1584" w:hanging="1584"/>
      <w:jc w:val="left"/>
      <w:textAlignment w:val="baseline"/>
      <w:outlineLvl w:val="8"/>
    </w:pPr>
    <w:rPr>
      <w:rFonts w:ascii="Arial" w:eastAsia="黑体" w:hAnsi="Arial"/>
      <w:kern w:val="0"/>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L1 Heading 1 Char,h1 Char,1st level Char,h11 Char,1st level1 Char,heading 11 Char,h12 Char,1st level2 Char,heading 12 Char,h111 Char,1st level11 Char,heading 111 Char,h13 Char,1st level3 Char,heading 13 Char,h112 Char,h121 Char"/>
    <w:basedOn w:val="DefaultParagraphFont"/>
    <w:link w:val="Heading1"/>
    <w:rsid w:val="004F6599"/>
    <w:rPr>
      <w:rFonts w:ascii="宋体" w:eastAsia="宋体" w:hAnsi="宋体" w:cs="Arial"/>
      <w:b/>
      <w:kern w:val="2"/>
      <w:sz w:val="28"/>
      <w:szCs w:val="24"/>
    </w:rPr>
  </w:style>
  <w:style w:type="character" w:customStyle="1" w:styleId="Heading2Char">
    <w:name w:val="Heading 2 Char"/>
    <w:aliases w:val="Chapter Char,1.Seite Char,(L2) Char,(L2)1 Char,(L2)2 Char,(L2)3 Char,(L2)11 Char,(L2)4 Char,(L2)12 Char,(L2)21 Char,(L2)31 Char,(L2)111 Char,Heading 2 Hidden Char,Heading 2 CCBS Char,H2 Char,h2 Char,2nd level Char,2 Char,Header 2 Char"/>
    <w:basedOn w:val="DefaultParagraphFont"/>
    <w:link w:val="Heading2"/>
    <w:rsid w:val="004F6599"/>
    <w:rPr>
      <w:rFonts w:ascii="宋体" w:eastAsia="宋体" w:hAnsi="宋体" w:cs="Times New Roman"/>
      <w:b/>
      <w:sz w:val="24"/>
      <w:szCs w:val="28"/>
      <w:lang w:eastAsia="en-US"/>
    </w:rPr>
  </w:style>
  <w:style w:type="character" w:customStyle="1" w:styleId="Heading3Char">
    <w:name w:val="Heading 3 Char"/>
    <w:aliases w:val="H3 Char,l3 Char,CT Char,Heading 3 - old Char,H31 Char,l31 Char,CT1 Char,Heading 3 - old1 Char,(A-3) Char,h3 Char,3 Char,list 3 Char,H3-Heading 3 Char,l3.3 Char,alltoc Char,3rd level Char,第一节 Char,Heading 3 hidden Char,2h Char,h31 Char"/>
    <w:basedOn w:val="DefaultParagraphFont"/>
    <w:link w:val="Heading3"/>
    <w:rsid w:val="004F6599"/>
    <w:rPr>
      <w:rFonts w:ascii="宋体" w:eastAsia="宋体" w:hAnsi="宋体" w:cs="Arial"/>
      <w:b/>
      <w:bCs/>
      <w:sz w:val="21"/>
      <w:szCs w:val="26"/>
      <w:lang w:eastAsia="en-US"/>
    </w:rPr>
  </w:style>
  <w:style w:type="character" w:customStyle="1" w:styleId="Heading4Char">
    <w:name w:val="Heading 4 Char"/>
    <w:aliases w:val="H4 Char,Fab-4 Char,T5 Char,PIM 4 Char,bullet Char,bl Char,bb Char,heading 4 + Indent: Left 0.5 in Char"/>
    <w:basedOn w:val="DefaultParagraphFont"/>
    <w:link w:val="Heading4"/>
    <w:rsid w:val="004F6599"/>
    <w:rPr>
      <w:rFonts w:ascii="宋体" w:eastAsia="宋体" w:hAnsi="宋体" w:cs="Arial"/>
      <w:b/>
      <w:bCs/>
      <w:sz w:val="21"/>
      <w:szCs w:val="24"/>
      <w:lang w:eastAsia="en-US"/>
    </w:rPr>
  </w:style>
  <w:style w:type="character" w:customStyle="1" w:styleId="Heading5Char">
    <w:name w:val="Heading 5 Char"/>
    <w:basedOn w:val="DefaultParagraphFont"/>
    <w:link w:val="Heading5"/>
    <w:rsid w:val="004F6599"/>
    <w:rPr>
      <w:rFonts w:ascii="宋体" w:eastAsia="宋体" w:hAnsi="宋体" w:cs="Arial"/>
      <w:b/>
      <w:kern w:val="2"/>
      <w:sz w:val="21"/>
      <w:szCs w:val="21"/>
    </w:rPr>
  </w:style>
  <w:style w:type="character" w:customStyle="1" w:styleId="Heading6Char">
    <w:name w:val="Heading 6 Char"/>
    <w:basedOn w:val="DefaultParagraphFont"/>
    <w:link w:val="Heading6"/>
    <w:rsid w:val="00EE4E25"/>
    <w:rPr>
      <w:rFonts w:ascii="宋体" w:eastAsia="黑体" w:hAnsi="宋体" w:cs="Times New Roman"/>
      <w:b/>
      <w:bCs/>
      <w:sz w:val="21"/>
      <w:szCs w:val="24"/>
      <w:lang w:eastAsia="en-US"/>
    </w:rPr>
  </w:style>
  <w:style w:type="character" w:customStyle="1" w:styleId="Heading7Char">
    <w:name w:val="Heading 7 Char"/>
    <w:basedOn w:val="DefaultParagraphFont"/>
    <w:link w:val="Heading7"/>
    <w:rsid w:val="004F6599"/>
    <w:rPr>
      <w:rFonts w:ascii="Arial" w:eastAsia="宋体" w:hAnsi="Arial" w:cs="Times New Roman"/>
      <w:b/>
      <w:bCs/>
      <w:sz w:val="24"/>
      <w:szCs w:val="24"/>
      <w:lang w:eastAsia="en-US"/>
    </w:rPr>
  </w:style>
  <w:style w:type="character" w:customStyle="1" w:styleId="Heading8Char">
    <w:name w:val="Heading 8 Char"/>
    <w:basedOn w:val="DefaultParagraphFont"/>
    <w:link w:val="Heading8"/>
    <w:rsid w:val="004F6599"/>
    <w:rPr>
      <w:rFonts w:ascii="Arial" w:eastAsia="黑体" w:hAnsi="Arial" w:cs="Times New Roman"/>
      <w:sz w:val="24"/>
      <w:szCs w:val="24"/>
      <w:lang w:eastAsia="en-US"/>
    </w:rPr>
  </w:style>
  <w:style w:type="character" w:customStyle="1" w:styleId="Heading9Char">
    <w:name w:val="Heading 9 Char"/>
    <w:basedOn w:val="DefaultParagraphFont"/>
    <w:link w:val="Heading9"/>
    <w:rsid w:val="004F6599"/>
    <w:rPr>
      <w:rFonts w:ascii="Arial" w:eastAsia="黑体" w:hAnsi="Arial" w:cs="Times New Roman"/>
      <w:sz w:val="21"/>
      <w:szCs w:val="21"/>
      <w:lang w:eastAsia="en-US"/>
    </w:rPr>
  </w:style>
  <w:style w:type="paragraph" w:customStyle="1" w:styleId="TableHeading">
    <w:name w:val="Table Heading"/>
    <w:basedOn w:val="Normal"/>
    <w:rsid w:val="004F6599"/>
    <w:pPr>
      <w:keepNext/>
      <w:widowControl/>
      <w:overflowPunct w:val="0"/>
      <w:autoSpaceDE w:val="0"/>
      <w:autoSpaceDN w:val="0"/>
      <w:adjustRightInd w:val="0"/>
      <w:spacing w:before="60" w:after="60"/>
      <w:jc w:val="center"/>
    </w:pPr>
    <w:rPr>
      <w:rFonts w:ascii="Arial" w:hAnsi="Arial"/>
      <w:b/>
      <w:kern w:val="0"/>
      <w:lang w:eastAsia="en-US"/>
    </w:rPr>
  </w:style>
  <w:style w:type="character" w:styleId="CommentReference">
    <w:name w:val="annotation reference"/>
    <w:semiHidden/>
    <w:rsid w:val="004F6599"/>
    <w:rPr>
      <w:sz w:val="21"/>
      <w:szCs w:val="21"/>
    </w:rPr>
  </w:style>
  <w:style w:type="paragraph" w:styleId="CommentText">
    <w:name w:val="annotation text"/>
    <w:basedOn w:val="Normal"/>
    <w:link w:val="CommentTextChar"/>
    <w:semiHidden/>
    <w:rsid w:val="004F6599"/>
    <w:pPr>
      <w:jc w:val="left"/>
    </w:pPr>
  </w:style>
  <w:style w:type="character" w:customStyle="1" w:styleId="CommentTextChar">
    <w:name w:val="Comment Text Char"/>
    <w:basedOn w:val="DefaultParagraphFont"/>
    <w:link w:val="CommentText"/>
    <w:semiHidden/>
    <w:rsid w:val="004F6599"/>
    <w:rPr>
      <w:rFonts w:ascii="宋体" w:eastAsia="宋体" w:hAnsi="宋体" w:cs="Times New Roman"/>
      <w:kern w:val="2"/>
      <w:sz w:val="21"/>
      <w:szCs w:val="24"/>
    </w:rPr>
  </w:style>
  <w:style w:type="paragraph" w:styleId="TOC1">
    <w:name w:val="toc 1"/>
    <w:basedOn w:val="Normal"/>
    <w:next w:val="Normal"/>
    <w:autoRedefine/>
    <w:uiPriority w:val="39"/>
    <w:rsid w:val="004F6599"/>
    <w:pPr>
      <w:tabs>
        <w:tab w:val="left" w:pos="360"/>
        <w:tab w:val="right" w:leader="dot" w:pos="8302"/>
      </w:tabs>
    </w:pPr>
  </w:style>
  <w:style w:type="paragraph" w:styleId="TOC2">
    <w:name w:val="toc 2"/>
    <w:basedOn w:val="Normal"/>
    <w:next w:val="Normal"/>
    <w:autoRedefine/>
    <w:uiPriority w:val="39"/>
    <w:rsid w:val="004F6599"/>
    <w:pPr>
      <w:tabs>
        <w:tab w:val="left" w:pos="720"/>
        <w:tab w:val="right" w:leader="dot" w:pos="8302"/>
      </w:tabs>
      <w:ind w:leftChars="90" w:left="180"/>
    </w:pPr>
  </w:style>
  <w:style w:type="paragraph" w:styleId="TOC3">
    <w:name w:val="toc 3"/>
    <w:basedOn w:val="Normal"/>
    <w:next w:val="Normal"/>
    <w:autoRedefine/>
    <w:uiPriority w:val="39"/>
    <w:rsid w:val="004F6599"/>
    <w:pPr>
      <w:tabs>
        <w:tab w:val="left" w:pos="1260"/>
        <w:tab w:val="right" w:leader="dot" w:pos="8302"/>
      </w:tabs>
      <w:ind w:leftChars="270" w:left="540"/>
    </w:pPr>
  </w:style>
  <w:style w:type="paragraph" w:styleId="TOC4">
    <w:name w:val="toc 4"/>
    <w:basedOn w:val="Normal"/>
    <w:next w:val="Normal"/>
    <w:autoRedefine/>
    <w:uiPriority w:val="39"/>
    <w:rsid w:val="004F6599"/>
    <w:pPr>
      <w:ind w:leftChars="600" w:left="1260"/>
    </w:pPr>
  </w:style>
  <w:style w:type="paragraph" w:styleId="TOC5">
    <w:name w:val="toc 5"/>
    <w:basedOn w:val="Normal"/>
    <w:next w:val="Normal"/>
    <w:autoRedefine/>
    <w:uiPriority w:val="39"/>
    <w:rsid w:val="004F6599"/>
    <w:pPr>
      <w:ind w:leftChars="800" w:left="1680"/>
    </w:pPr>
  </w:style>
  <w:style w:type="paragraph" w:styleId="TOC6">
    <w:name w:val="toc 6"/>
    <w:basedOn w:val="Normal"/>
    <w:next w:val="Normal"/>
    <w:autoRedefine/>
    <w:uiPriority w:val="39"/>
    <w:rsid w:val="004F6599"/>
    <w:pPr>
      <w:ind w:leftChars="1000" w:left="2100"/>
    </w:pPr>
  </w:style>
  <w:style w:type="paragraph" w:styleId="TOC7">
    <w:name w:val="toc 7"/>
    <w:basedOn w:val="Normal"/>
    <w:next w:val="Normal"/>
    <w:autoRedefine/>
    <w:uiPriority w:val="39"/>
    <w:rsid w:val="004F6599"/>
    <w:pPr>
      <w:ind w:leftChars="1200" w:left="2520"/>
    </w:pPr>
  </w:style>
  <w:style w:type="paragraph" w:styleId="TOC8">
    <w:name w:val="toc 8"/>
    <w:basedOn w:val="Normal"/>
    <w:next w:val="Normal"/>
    <w:autoRedefine/>
    <w:uiPriority w:val="39"/>
    <w:rsid w:val="004F6599"/>
    <w:pPr>
      <w:ind w:leftChars="1400" w:left="2940"/>
    </w:pPr>
  </w:style>
  <w:style w:type="paragraph" w:styleId="TOC9">
    <w:name w:val="toc 9"/>
    <w:basedOn w:val="Normal"/>
    <w:next w:val="Normal"/>
    <w:autoRedefine/>
    <w:uiPriority w:val="39"/>
    <w:rsid w:val="004F6599"/>
    <w:pPr>
      <w:ind w:leftChars="1600" w:left="3360"/>
    </w:pPr>
  </w:style>
  <w:style w:type="paragraph" w:styleId="Header">
    <w:name w:val="header"/>
    <w:basedOn w:val="Normal"/>
    <w:link w:val="HeaderChar"/>
    <w:rsid w:val="004F659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4F6599"/>
    <w:rPr>
      <w:rFonts w:ascii="宋体" w:eastAsia="宋体" w:hAnsi="宋体" w:cs="Times New Roman"/>
      <w:kern w:val="2"/>
      <w:sz w:val="18"/>
      <w:szCs w:val="18"/>
    </w:rPr>
  </w:style>
  <w:style w:type="character" w:customStyle="1" w:styleId="TitleName">
    <w:name w:val="Title Name"/>
    <w:rsid w:val="004F6599"/>
    <w:rPr>
      <w:rFonts w:eastAsia="宋体"/>
      <w:b/>
      <w:sz w:val="44"/>
      <w:szCs w:val="28"/>
    </w:rPr>
  </w:style>
  <w:style w:type="character" w:customStyle="1" w:styleId="ProjectName">
    <w:name w:val="Project Name"/>
    <w:rsid w:val="004F6599"/>
    <w:rPr>
      <w:rFonts w:eastAsia="宋体"/>
      <w:b/>
      <w:sz w:val="36"/>
    </w:rPr>
  </w:style>
  <w:style w:type="paragraph" w:customStyle="1" w:styleId="CoverTitle2">
    <w:name w:val="Cover Title2"/>
    <w:basedOn w:val="Normal"/>
    <w:rsid w:val="004F6599"/>
    <w:pPr>
      <w:jc w:val="left"/>
    </w:pPr>
    <w:rPr>
      <w:b/>
      <w:sz w:val="24"/>
    </w:rPr>
  </w:style>
  <w:style w:type="paragraph" w:styleId="Footer">
    <w:name w:val="footer"/>
    <w:basedOn w:val="Normal"/>
    <w:link w:val="FooterChar"/>
    <w:rsid w:val="004F6599"/>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4F6599"/>
    <w:rPr>
      <w:rFonts w:ascii="宋体" w:eastAsia="宋体" w:hAnsi="宋体" w:cs="Times New Roman"/>
      <w:kern w:val="2"/>
      <w:sz w:val="18"/>
      <w:szCs w:val="18"/>
    </w:rPr>
  </w:style>
  <w:style w:type="character" w:styleId="PageNumber">
    <w:name w:val="page number"/>
    <w:basedOn w:val="DefaultParagraphFont"/>
    <w:rsid w:val="004F6599"/>
  </w:style>
  <w:style w:type="paragraph" w:customStyle="1" w:styleId="Cover-Title">
    <w:name w:val="Cover-Title"/>
    <w:rsid w:val="004F6599"/>
    <w:pPr>
      <w:shd w:val="pct25" w:color="auto" w:fill="auto"/>
      <w:spacing w:after="960" w:line="240" w:lineRule="auto"/>
      <w:ind w:left="578" w:hanging="578"/>
      <w:jc w:val="center"/>
    </w:pPr>
    <w:rPr>
      <w:rFonts w:ascii="Arial" w:eastAsia="宋体" w:hAnsi="Arial" w:cs="Times New Roman"/>
      <w:b/>
      <w:sz w:val="32"/>
      <w:szCs w:val="28"/>
      <w:lang w:eastAsia="en-US"/>
    </w:rPr>
  </w:style>
  <w:style w:type="character" w:styleId="Hyperlink">
    <w:name w:val="Hyperlink"/>
    <w:uiPriority w:val="99"/>
    <w:rsid w:val="004F6599"/>
    <w:rPr>
      <w:color w:val="0000FF"/>
      <w:u w:val="single"/>
    </w:rPr>
  </w:style>
  <w:style w:type="paragraph" w:customStyle="1" w:styleId="TableText">
    <w:name w:val="Table Text"/>
    <w:basedOn w:val="Normal"/>
    <w:rsid w:val="004F6599"/>
  </w:style>
  <w:style w:type="paragraph" w:styleId="BodyText">
    <w:name w:val="Body Text"/>
    <w:basedOn w:val="Normal"/>
    <w:link w:val="BodyTextChar"/>
    <w:rsid w:val="004F6599"/>
    <w:pPr>
      <w:widowControl/>
      <w:overflowPunct w:val="0"/>
      <w:autoSpaceDE w:val="0"/>
      <w:autoSpaceDN w:val="0"/>
      <w:adjustRightInd w:val="0"/>
      <w:spacing w:after="120"/>
      <w:ind w:left="567"/>
      <w:jc w:val="left"/>
      <w:textAlignment w:val="baseline"/>
    </w:pPr>
    <w:rPr>
      <w:rFonts w:ascii="Arial" w:hAnsi="Arial"/>
      <w:kern w:val="0"/>
      <w:sz w:val="20"/>
      <w:szCs w:val="20"/>
      <w:lang w:eastAsia="en-US"/>
    </w:rPr>
  </w:style>
  <w:style w:type="character" w:customStyle="1" w:styleId="BodyTextChar">
    <w:name w:val="Body Text Char"/>
    <w:basedOn w:val="DefaultParagraphFont"/>
    <w:link w:val="BodyText"/>
    <w:rsid w:val="004F6599"/>
    <w:rPr>
      <w:rFonts w:ascii="Arial" w:eastAsia="宋体" w:hAnsi="Arial" w:cs="Times New Roman"/>
      <w:sz w:val="20"/>
      <w:szCs w:val="20"/>
      <w:lang w:eastAsia="en-US"/>
    </w:rPr>
  </w:style>
  <w:style w:type="paragraph" w:styleId="DocumentMap">
    <w:name w:val="Document Map"/>
    <w:basedOn w:val="Normal"/>
    <w:link w:val="DocumentMapChar"/>
    <w:semiHidden/>
    <w:rsid w:val="004F6599"/>
    <w:pPr>
      <w:shd w:val="clear" w:color="auto" w:fill="000080"/>
    </w:pPr>
  </w:style>
  <w:style w:type="character" w:customStyle="1" w:styleId="DocumentMapChar">
    <w:name w:val="Document Map Char"/>
    <w:basedOn w:val="DefaultParagraphFont"/>
    <w:link w:val="DocumentMap"/>
    <w:semiHidden/>
    <w:rsid w:val="004F6599"/>
    <w:rPr>
      <w:rFonts w:ascii="宋体" w:eastAsia="宋体" w:hAnsi="宋体" w:cs="Times New Roman"/>
      <w:kern w:val="2"/>
      <w:sz w:val="21"/>
      <w:szCs w:val="24"/>
      <w:shd w:val="clear" w:color="auto" w:fill="000080"/>
    </w:rPr>
  </w:style>
  <w:style w:type="paragraph" w:styleId="ListContinue">
    <w:name w:val="List Continue"/>
    <w:basedOn w:val="Normal"/>
    <w:rsid w:val="004F6599"/>
    <w:pPr>
      <w:spacing w:after="120" w:line="360" w:lineRule="auto"/>
      <w:ind w:left="420" w:firstLine="522"/>
    </w:pPr>
    <w:rPr>
      <w:rFonts w:ascii="Arial" w:hAnsi="Arial"/>
      <w:bCs/>
      <w:szCs w:val="21"/>
    </w:rPr>
  </w:style>
  <w:style w:type="paragraph" w:styleId="List3">
    <w:name w:val="List 3"/>
    <w:basedOn w:val="Normal"/>
    <w:rsid w:val="004F6599"/>
    <w:pPr>
      <w:ind w:leftChars="400" w:left="100" w:hangingChars="200" w:hanging="200"/>
    </w:pPr>
  </w:style>
  <w:style w:type="paragraph" w:styleId="List4">
    <w:name w:val="List 4"/>
    <w:basedOn w:val="Normal"/>
    <w:rsid w:val="004F6599"/>
    <w:pPr>
      <w:ind w:leftChars="600" w:left="100" w:hangingChars="200" w:hanging="200"/>
    </w:pPr>
  </w:style>
  <w:style w:type="paragraph" w:styleId="BodyTextIndent">
    <w:name w:val="Body Text Indent"/>
    <w:basedOn w:val="Normal"/>
    <w:link w:val="BodyTextIndentChar"/>
    <w:rsid w:val="004F6599"/>
    <w:pPr>
      <w:spacing w:after="120"/>
      <w:ind w:leftChars="200" w:left="420"/>
    </w:pPr>
  </w:style>
  <w:style w:type="character" w:customStyle="1" w:styleId="BodyTextIndentChar">
    <w:name w:val="Body Text Indent Char"/>
    <w:basedOn w:val="DefaultParagraphFont"/>
    <w:link w:val="BodyTextIndent"/>
    <w:rsid w:val="004F6599"/>
    <w:rPr>
      <w:rFonts w:ascii="宋体" w:eastAsia="宋体" w:hAnsi="宋体" w:cs="Times New Roman"/>
      <w:kern w:val="2"/>
      <w:sz w:val="21"/>
      <w:szCs w:val="24"/>
    </w:rPr>
  </w:style>
  <w:style w:type="paragraph" w:styleId="CommentSubject">
    <w:name w:val="annotation subject"/>
    <w:basedOn w:val="CommentText"/>
    <w:next w:val="CommentText"/>
    <w:link w:val="CommentSubjectChar"/>
    <w:semiHidden/>
    <w:rsid w:val="004F6599"/>
    <w:rPr>
      <w:b/>
      <w:bCs/>
    </w:rPr>
  </w:style>
  <w:style w:type="character" w:customStyle="1" w:styleId="CommentSubjectChar">
    <w:name w:val="Comment Subject Char"/>
    <w:basedOn w:val="CommentTextChar"/>
    <w:link w:val="CommentSubject"/>
    <w:semiHidden/>
    <w:rsid w:val="004F6599"/>
    <w:rPr>
      <w:rFonts w:ascii="宋体" w:eastAsia="宋体" w:hAnsi="宋体" w:cs="Times New Roman"/>
      <w:b/>
      <w:bCs/>
      <w:kern w:val="2"/>
      <w:sz w:val="21"/>
      <w:szCs w:val="24"/>
    </w:rPr>
  </w:style>
  <w:style w:type="paragraph" w:styleId="BalloonText">
    <w:name w:val="Balloon Text"/>
    <w:basedOn w:val="Normal"/>
    <w:link w:val="BalloonTextChar"/>
    <w:semiHidden/>
    <w:rsid w:val="004F6599"/>
    <w:rPr>
      <w:sz w:val="18"/>
      <w:szCs w:val="18"/>
    </w:rPr>
  </w:style>
  <w:style w:type="character" w:customStyle="1" w:styleId="BalloonTextChar">
    <w:name w:val="Balloon Text Char"/>
    <w:basedOn w:val="DefaultParagraphFont"/>
    <w:link w:val="BalloonText"/>
    <w:semiHidden/>
    <w:rsid w:val="004F6599"/>
    <w:rPr>
      <w:rFonts w:ascii="宋体" w:eastAsia="宋体" w:hAnsi="宋体" w:cs="Times New Roman"/>
      <w:kern w:val="2"/>
      <w:sz w:val="18"/>
      <w:szCs w:val="18"/>
    </w:rPr>
  </w:style>
  <w:style w:type="character" w:styleId="FollowedHyperlink">
    <w:name w:val="FollowedHyperlink"/>
    <w:rsid w:val="004F6599"/>
    <w:rPr>
      <w:color w:val="800080"/>
      <w:u w:val="single"/>
    </w:rPr>
  </w:style>
  <w:style w:type="table" w:styleId="TableGrid">
    <w:name w:val="Table Grid"/>
    <w:basedOn w:val="TableNormal"/>
    <w:rsid w:val="004F6599"/>
    <w:pPr>
      <w:widowControl w:val="0"/>
      <w:spacing w:after="0" w:line="240" w:lineRule="auto"/>
      <w:jc w:val="both"/>
    </w:pPr>
    <w:rPr>
      <w:rFonts w:ascii="Times New Roman" w:eastAsia="宋体"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lutation">
    <w:name w:val="Salutation"/>
    <w:basedOn w:val="Normal"/>
    <w:next w:val="Normal"/>
    <w:link w:val="SalutationChar"/>
    <w:rsid w:val="004F6599"/>
    <w:rPr>
      <w:rFonts w:ascii="Times New Roman" w:hAnsi="Times New Roman"/>
      <w:szCs w:val="20"/>
    </w:rPr>
  </w:style>
  <w:style w:type="character" w:customStyle="1" w:styleId="SalutationChar">
    <w:name w:val="Salutation Char"/>
    <w:basedOn w:val="DefaultParagraphFont"/>
    <w:link w:val="Salutation"/>
    <w:rsid w:val="004F6599"/>
    <w:rPr>
      <w:rFonts w:ascii="Times New Roman" w:eastAsia="宋体" w:hAnsi="Times New Roman" w:cs="Times New Roman"/>
      <w:kern w:val="2"/>
      <w:sz w:val="21"/>
      <w:szCs w:val="20"/>
    </w:rPr>
  </w:style>
  <w:style w:type="paragraph" w:customStyle="1" w:styleId="ParaChar">
    <w:name w:val="默认段落字体 Para Char"/>
    <w:basedOn w:val="Normal"/>
    <w:rsid w:val="004F6599"/>
    <w:pPr>
      <w:adjustRightInd w:val="0"/>
      <w:spacing w:line="360" w:lineRule="auto"/>
    </w:pPr>
    <w:rPr>
      <w:rFonts w:ascii="Times New Roman" w:hAnsi="Times New Roman"/>
      <w:kern w:val="0"/>
      <w:sz w:val="24"/>
      <w:szCs w:val="20"/>
    </w:rPr>
  </w:style>
  <w:style w:type="character" w:styleId="Strong">
    <w:name w:val="Strong"/>
    <w:qFormat/>
    <w:rsid w:val="004F6599"/>
    <w:rPr>
      <w:b/>
      <w:bCs/>
    </w:rPr>
  </w:style>
  <w:style w:type="character" w:customStyle="1" w:styleId="H3Char1">
    <w:name w:val="H3 Char1"/>
    <w:aliases w:val="l3 Char1,CT Char1,Heading 3 - old Char1,H31 Char1,l31 Char1,CT1 Char1,Heading 3 - old1 Char1,(A-3) Char1,h3 Char1,3 Char1,list 3 Char1,H3-Heading 3 Char1,l3.3 Char1,alltoc Char Char1"/>
    <w:rsid w:val="004F6599"/>
    <w:rPr>
      <w:rFonts w:ascii="宋体" w:eastAsia="宋体" w:hAnsi="宋体" w:cs="Arial"/>
      <w:b/>
      <w:bCs/>
      <w:sz w:val="21"/>
      <w:szCs w:val="26"/>
      <w:lang w:val="en-US" w:eastAsia="en-US" w:bidi="ar-SA"/>
    </w:rPr>
  </w:style>
  <w:style w:type="paragraph" w:customStyle="1" w:styleId="Style1">
    <w:name w:val="Style1"/>
    <w:basedOn w:val="Heading3"/>
    <w:rsid w:val="004F6599"/>
    <w:rPr>
      <w:lang w:eastAsia="zh-CN"/>
    </w:rPr>
  </w:style>
  <w:style w:type="paragraph" w:customStyle="1" w:styleId="covertitle20">
    <w:name w:val="covertitle20"/>
    <w:basedOn w:val="Normal"/>
    <w:rsid w:val="004F6599"/>
    <w:pPr>
      <w:widowControl/>
      <w:jc w:val="left"/>
    </w:pPr>
    <w:rPr>
      <w:rFonts w:cs="宋体"/>
      <w:b/>
      <w:bCs/>
      <w:kern w:val="0"/>
      <w:sz w:val="24"/>
    </w:rPr>
  </w:style>
  <w:style w:type="paragraph" w:customStyle="1" w:styleId="tabletext0">
    <w:name w:val="tabletext0"/>
    <w:basedOn w:val="Normal"/>
    <w:rsid w:val="004F6599"/>
    <w:pPr>
      <w:widowControl/>
    </w:pPr>
    <w:rPr>
      <w:rFonts w:cs="宋体"/>
      <w:kern w:val="0"/>
      <w:szCs w:val="21"/>
    </w:rPr>
  </w:style>
  <w:style w:type="paragraph" w:customStyle="1" w:styleId="CharCharChar">
    <w:name w:val="Char Char Char"/>
    <w:basedOn w:val="Normal"/>
    <w:rsid w:val="004F6599"/>
    <w:pPr>
      <w:widowControl/>
      <w:jc w:val="left"/>
    </w:pPr>
    <w:rPr>
      <w:rFonts w:ascii="Futura Bk" w:hAnsi="Futura Bk"/>
      <w:kern w:val="0"/>
      <w:sz w:val="20"/>
      <w:szCs w:val="20"/>
      <w:lang w:val="en-GB" w:eastAsia="en-US"/>
    </w:rPr>
  </w:style>
  <w:style w:type="paragraph" w:styleId="ListParagraph">
    <w:name w:val="List Paragraph"/>
    <w:basedOn w:val="Normal"/>
    <w:uiPriority w:val="34"/>
    <w:qFormat/>
    <w:rsid w:val="004F6599"/>
    <w:pPr>
      <w:widowControl/>
      <w:ind w:firstLine="420"/>
    </w:pPr>
    <w:rPr>
      <w:rFonts w:ascii="Calibri" w:hAnsi="Calibri" w:cs="Calibri"/>
      <w:kern w:val="0"/>
      <w:szCs w:val="21"/>
    </w:rPr>
  </w:style>
  <w:style w:type="paragraph" w:customStyle="1" w:styleId="1">
    <w:name w:val="列出段落1"/>
    <w:basedOn w:val="Normal"/>
    <w:rsid w:val="004F6599"/>
    <w:pPr>
      <w:widowControl/>
      <w:ind w:firstLine="420"/>
    </w:pPr>
    <w:rPr>
      <w:rFonts w:ascii="Calibri" w:hAnsi="Calibri" w:cs="Calibri"/>
      <w:kern w:val="0"/>
      <w:szCs w:val="21"/>
    </w:rPr>
  </w:style>
  <w:style w:type="paragraph" w:styleId="BodyText3">
    <w:name w:val="Body Text 3"/>
    <w:basedOn w:val="Normal"/>
    <w:link w:val="BodyText3Char"/>
    <w:rsid w:val="004F6599"/>
    <w:pPr>
      <w:spacing w:after="120"/>
    </w:pPr>
    <w:rPr>
      <w:sz w:val="16"/>
      <w:szCs w:val="16"/>
    </w:rPr>
  </w:style>
  <w:style w:type="character" w:customStyle="1" w:styleId="BodyText3Char">
    <w:name w:val="Body Text 3 Char"/>
    <w:basedOn w:val="DefaultParagraphFont"/>
    <w:link w:val="BodyText3"/>
    <w:rsid w:val="004F6599"/>
    <w:rPr>
      <w:rFonts w:ascii="宋体" w:eastAsia="宋体" w:hAnsi="宋体" w:cs="Times New Roman"/>
      <w:kern w:val="2"/>
      <w:sz w:val="16"/>
      <w:szCs w:val="16"/>
    </w:rPr>
  </w:style>
  <w:style w:type="paragraph" w:customStyle="1" w:styleId="CharChar10CharCharCharCharCharCharCharChar">
    <w:name w:val="Char Char10 Char Char Char Char Char Char Char Char"/>
    <w:basedOn w:val="Normal"/>
    <w:rsid w:val="004F6599"/>
    <w:pPr>
      <w:widowControl/>
      <w:jc w:val="left"/>
    </w:pPr>
    <w:rPr>
      <w:rFonts w:ascii="Futura Bk" w:hAnsi="Futura Bk"/>
      <w:kern w:val="0"/>
      <w:sz w:val="20"/>
      <w:szCs w:val="20"/>
      <w:lang w:val="en-GB" w:eastAsia="en-US"/>
    </w:rPr>
  </w:style>
  <w:style w:type="paragraph" w:styleId="PlainText">
    <w:name w:val="Plain Text"/>
    <w:basedOn w:val="Normal"/>
    <w:link w:val="PlainTextChar"/>
    <w:rsid w:val="00591C81"/>
    <w:rPr>
      <w:rFonts w:hAnsi="Courier New"/>
      <w:szCs w:val="20"/>
    </w:rPr>
  </w:style>
  <w:style w:type="character" w:customStyle="1" w:styleId="PlainTextChar">
    <w:name w:val="Plain Text Char"/>
    <w:basedOn w:val="DefaultParagraphFont"/>
    <w:link w:val="PlainText"/>
    <w:rsid w:val="00591C81"/>
    <w:rPr>
      <w:rFonts w:ascii="宋体" w:eastAsia="宋体" w:hAnsi="Courier New" w:cs="Times New Roman"/>
      <w:kern w:val="2"/>
      <w:sz w:val="21"/>
      <w:szCs w:val="20"/>
    </w:rPr>
  </w:style>
  <w:style w:type="paragraph" w:customStyle="1" w:styleId="CharChar2">
    <w:name w:val="Char Char2"/>
    <w:basedOn w:val="Normal"/>
    <w:rsid w:val="006D5475"/>
    <w:pPr>
      <w:widowControl/>
      <w:jc w:val="left"/>
    </w:pPr>
    <w:rPr>
      <w:rFonts w:ascii="Futura Bk" w:hAnsi="Futura Bk"/>
      <w:kern w:val="0"/>
      <w:sz w:val="20"/>
      <w:szCs w:val="20"/>
      <w:lang w:val="en-GB" w:eastAsia="en-US"/>
    </w:rPr>
  </w:style>
  <w:style w:type="paragraph" w:styleId="Caption">
    <w:name w:val="caption"/>
    <w:basedOn w:val="Normal"/>
    <w:next w:val="Normal"/>
    <w:unhideWhenUsed/>
    <w:qFormat/>
    <w:rsid w:val="00BD7A98"/>
    <w:rPr>
      <w:b/>
      <w:bCs/>
      <w:sz w:val="20"/>
      <w:szCs w:val="20"/>
    </w:rPr>
  </w:style>
  <w:style w:type="paragraph" w:customStyle="1" w:styleId="CharChar1CharCharCharCharCharCharCharCharCharCharCharChar">
    <w:name w:val="Char Char1 Char Char Char Char Char Char Char Char Char Char Char Char"/>
    <w:basedOn w:val="Normal"/>
    <w:rsid w:val="006B3254"/>
    <w:pPr>
      <w:widowControl/>
      <w:jc w:val="left"/>
    </w:pPr>
    <w:rPr>
      <w:rFonts w:ascii="Futura Bk" w:hAnsi="Futura Bk"/>
      <w:kern w:val="0"/>
      <w:sz w:val="20"/>
      <w:szCs w:val="20"/>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List 3" w:uiPriority="0"/>
    <w:lsdException w:name="List 4" w:uiPriority="0"/>
    <w:lsdException w:name="Title" w:semiHidden="0" w:uiPriority="10" w:unhideWhenUsed="0" w:qFormat="1"/>
    <w:lsdException w:name="Default Paragraph Font" w:uiPriority="1"/>
    <w:lsdException w:name="Body Text" w:uiPriority="0"/>
    <w:lsdException w:name="Body Text Indent" w:uiPriority="0"/>
    <w:lsdException w:name="List Continue" w:uiPriority="0"/>
    <w:lsdException w:name="Subtitle" w:semiHidden="0" w:uiPriority="11" w:unhideWhenUsed="0" w:qFormat="1"/>
    <w:lsdException w:name="Salutation" w:uiPriority="0"/>
    <w:lsdException w:name="Body Text 3"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Plain Text"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6599"/>
    <w:pPr>
      <w:widowControl w:val="0"/>
      <w:spacing w:after="0" w:line="240" w:lineRule="auto"/>
      <w:jc w:val="both"/>
    </w:pPr>
    <w:rPr>
      <w:rFonts w:ascii="宋体" w:eastAsia="宋体" w:hAnsi="宋体" w:cs="Times New Roman"/>
      <w:kern w:val="2"/>
      <w:sz w:val="21"/>
      <w:szCs w:val="24"/>
    </w:rPr>
  </w:style>
  <w:style w:type="paragraph" w:styleId="Heading1">
    <w:name w:val="heading 1"/>
    <w:aliases w:val="H1,L1 Heading 1,h1,1st level,h11,1st level1,heading 11,h12,1st level2,heading 12,h111,1st level11,heading 111,h13,1st level3,heading 13,h112,1st level12,heading 112,h121,1st level21,heading 121,h1111,1st level111,heading 1111,h14,1st level4,章"/>
    <w:basedOn w:val="Normal"/>
    <w:next w:val="Normal"/>
    <w:link w:val="Heading1Char"/>
    <w:qFormat/>
    <w:rsid w:val="004F6599"/>
    <w:pPr>
      <w:keepNext/>
      <w:numPr>
        <w:numId w:val="1"/>
      </w:numPr>
      <w:spacing w:line="420" w:lineRule="auto"/>
      <w:ind w:right="238"/>
      <w:outlineLvl w:val="0"/>
    </w:pPr>
    <w:rPr>
      <w:rFonts w:cs="Arial"/>
      <w:b/>
      <w:sz w:val="28"/>
    </w:rPr>
  </w:style>
  <w:style w:type="paragraph" w:styleId="Heading2">
    <w:name w:val="heading 2"/>
    <w:aliases w:val="Chapter,1.Seite,(L2),(L2)1,(L2)2,(L2)3,(L2)11,(L2)4,(L2)12,(L2)21,(L2)31,(L2)111,Heading 2 Hidden,Heading 2 CCBS,H2,h2,2nd level,2,Header 2,heading 2,第一章 标题 2,ISO1,Level 2 Topic Heading,UNDERRUBRIK 1-2,Underrubrik1,prop2,l2,Titre2,Head 2,R2"/>
    <w:basedOn w:val="Normal"/>
    <w:next w:val="Normal"/>
    <w:link w:val="Heading2Char"/>
    <w:qFormat/>
    <w:rsid w:val="004F6599"/>
    <w:pPr>
      <w:keepNext/>
      <w:keepLines/>
      <w:widowControl/>
      <w:numPr>
        <w:ilvl w:val="1"/>
        <w:numId w:val="1"/>
      </w:numPr>
      <w:overflowPunct w:val="0"/>
      <w:autoSpaceDE w:val="0"/>
      <w:autoSpaceDN w:val="0"/>
      <w:adjustRightInd w:val="0"/>
      <w:spacing w:before="240" w:after="240"/>
      <w:textAlignment w:val="baseline"/>
      <w:outlineLvl w:val="1"/>
    </w:pPr>
    <w:rPr>
      <w:b/>
      <w:kern w:val="0"/>
      <w:sz w:val="24"/>
      <w:szCs w:val="28"/>
      <w:lang w:eastAsia="en-US"/>
    </w:rPr>
  </w:style>
  <w:style w:type="paragraph" w:styleId="Heading3">
    <w:name w:val="heading 3"/>
    <w:aliases w:val="H3,l3,CT,Heading 3 - old,H31,l31,CT1,Heading 3 - old1,(A-3),h3,3,list 3,H3-Heading 3,l3.3,alltoc,3rd level,第一节,Heading 3 hidden,2h,h31,h32,Section,Heading 2.3,(Alt+3),1.2.3.,sect1.2.3,一,h4,Title3,Map,heading 3TOC,1.1.1 Heading 3,BOD 0,level_3"/>
    <w:basedOn w:val="Normal"/>
    <w:next w:val="Normal"/>
    <w:link w:val="Heading3Char"/>
    <w:qFormat/>
    <w:rsid w:val="004F6599"/>
    <w:pPr>
      <w:keepNext/>
      <w:widowControl/>
      <w:numPr>
        <w:ilvl w:val="2"/>
        <w:numId w:val="1"/>
      </w:numPr>
      <w:overflowPunct w:val="0"/>
      <w:autoSpaceDE w:val="0"/>
      <w:autoSpaceDN w:val="0"/>
      <w:adjustRightInd w:val="0"/>
      <w:spacing w:before="240" w:after="240"/>
      <w:textAlignment w:val="baseline"/>
      <w:outlineLvl w:val="2"/>
    </w:pPr>
    <w:rPr>
      <w:rFonts w:cs="Arial"/>
      <w:b/>
      <w:bCs/>
      <w:kern w:val="0"/>
      <w:szCs w:val="26"/>
      <w:lang w:eastAsia="en-US"/>
    </w:rPr>
  </w:style>
  <w:style w:type="paragraph" w:styleId="Heading4">
    <w:name w:val="heading 4"/>
    <w:aliases w:val="H4,Fab-4,T5,PIM 4,bullet,bl,bb,heading 4 + Indent: Left 0.5 in"/>
    <w:next w:val="Normal"/>
    <w:link w:val="Heading4Char"/>
    <w:qFormat/>
    <w:rsid w:val="004F6599"/>
    <w:pPr>
      <w:numPr>
        <w:ilvl w:val="3"/>
        <w:numId w:val="1"/>
      </w:numPr>
      <w:spacing w:after="0" w:line="240" w:lineRule="auto"/>
      <w:outlineLvl w:val="3"/>
    </w:pPr>
    <w:rPr>
      <w:rFonts w:ascii="宋体" w:eastAsia="宋体" w:hAnsi="宋体" w:cs="Arial"/>
      <w:b/>
      <w:bCs/>
      <w:sz w:val="21"/>
      <w:szCs w:val="24"/>
      <w:lang w:eastAsia="en-US"/>
    </w:rPr>
  </w:style>
  <w:style w:type="paragraph" w:styleId="Heading5">
    <w:name w:val="heading 5"/>
    <w:next w:val="Normal"/>
    <w:link w:val="Heading5Char"/>
    <w:qFormat/>
    <w:rsid w:val="004F6599"/>
    <w:pPr>
      <w:keepNext/>
      <w:numPr>
        <w:ilvl w:val="4"/>
        <w:numId w:val="1"/>
      </w:numPr>
      <w:spacing w:after="140" w:line="240" w:lineRule="auto"/>
      <w:ind w:right="240"/>
      <w:outlineLvl w:val="4"/>
    </w:pPr>
    <w:rPr>
      <w:rFonts w:ascii="宋体" w:eastAsia="宋体" w:hAnsi="宋体" w:cs="Arial"/>
      <w:b/>
      <w:kern w:val="2"/>
      <w:sz w:val="21"/>
      <w:szCs w:val="21"/>
    </w:rPr>
  </w:style>
  <w:style w:type="paragraph" w:styleId="Heading6">
    <w:name w:val="heading 6"/>
    <w:basedOn w:val="Normal"/>
    <w:next w:val="Normal"/>
    <w:link w:val="Heading6Char"/>
    <w:qFormat/>
    <w:rsid w:val="00EE4E25"/>
    <w:pPr>
      <w:keepNext/>
      <w:keepLines/>
      <w:widowControl/>
      <w:tabs>
        <w:tab w:val="num" w:pos="1152"/>
      </w:tabs>
      <w:overflowPunct w:val="0"/>
      <w:autoSpaceDE w:val="0"/>
      <w:autoSpaceDN w:val="0"/>
      <w:adjustRightInd w:val="0"/>
      <w:spacing w:before="240" w:after="64" w:line="320" w:lineRule="auto"/>
      <w:ind w:left="1152" w:hanging="1152"/>
      <w:jc w:val="left"/>
      <w:textAlignment w:val="baseline"/>
      <w:outlineLvl w:val="5"/>
    </w:pPr>
    <w:rPr>
      <w:rFonts w:eastAsia="黑体"/>
      <w:b/>
      <w:bCs/>
      <w:kern w:val="0"/>
      <w:lang w:eastAsia="en-US"/>
    </w:rPr>
  </w:style>
  <w:style w:type="paragraph" w:styleId="Heading7">
    <w:name w:val="heading 7"/>
    <w:basedOn w:val="Normal"/>
    <w:next w:val="Normal"/>
    <w:link w:val="Heading7Char"/>
    <w:qFormat/>
    <w:rsid w:val="004F6599"/>
    <w:pPr>
      <w:keepNext/>
      <w:keepLines/>
      <w:widowControl/>
      <w:tabs>
        <w:tab w:val="num" w:pos="1296"/>
      </w:tabs>
      <w:overflowPunct w:val="0"/>
      <w:autoSpaceDE w:val="0"/>
      <w:autoSpaceDN w:val="0"/>
      <w:adjustRightInd w:val="0"/>
      <w:spacing w:before="240" w:after="64" w:line="320" w:lineRule="auto"/>
      <w:ind w:left="1296" w:hanging="1296"/>
      <w:jc w:val="left"/>
      <w:textAlignment w:val="baseline"/>
      <w:outlineLvl w:val="6"/>
    </w:pPr>
    <w:rPr>
      <w:rFonts w:ascii="Arial" w:hAnsi="Arial"/>
      <w:b/>
      <w:bCs/>
      <w:kern w:val="0"/>
      <w:sz w:val="24"/>
      <w:lang w:eastAsia="en-US"/>
    </w:rPr>
  </w:style>
  <w:style w:type="paragraph" w:styleId="Heading8">
    <w:name w:val="heading 8"/>
    <w:basedOn w:val="Normal"/>
    <w:next w:val="Normal"/>
    <w:link w:val="Heading8Char"/>
    <w:qFormat/>
    <w:rsid w:val="004F6599"/>
    <w:pPr>
      <w:keepNext/>
      <w:keepLines/>
      <w:widowControl/>
      <w:tabs>
        <w:tab w:val="num" w:pos="1440"/>
      </w:tabs>
      <w:overflowPunct w:val="0"/>
      <w:autoSpaceDE w:val="0"/>
      <w:autoSpaceDN w:val="0"/>
      <w:adjustRightInd w:val="0"/>
      <w:spacing w:before="240" w:after="64" w:line="320" w:lineRule="auto"/>
      <w:ind w:left="1440" w:hanging="1440"/>
      <w:jc w:val="left"/>
      <w:textAlignment w:val="baseline"/>
      <w:outlineLvl w:val="7"/>
    </w:pPr>
    <w:rPr>
      <w:rFonts w:ascii="Arial" w:eastAsia="黑体" w:hAnsi="Arial"/>
      <w:kern w:val="0"/>
      <w:sz w:val="24"/>
      <w:lang w:eastAsia="en-US"/>
    </w:rPr>
  </w:style>
  <w:style w:type="paragraph" w:styleId="Heading9">
    <w:name w:val="heading 9"/>
    <w:basedOn w:val="Normal"/>
    <w:next w:val="Normal"/>
    <w:link w:val="Heading9Char"/>
    <w:qFormat/>
    <w:rsid w:val="004F6599"/>
    <w:pPr>
      <w:keepNext/>
      <w:keepLines/>
      <w:widowControl/>
      <w:tabs>
        <w:tab w:val="num" w:pos="1584"/>
      </w:tabs>
      <w:overflowPunct w:val="0"/>
      <w:autoSpaceDE w:val="0"/>
      <w:autoSpaceDN w:val="0"/>
      <w:adjustRightInd w:val="0"/>
      <w:spacing w:before="240" w:after="64" w:line="320" w:lineRule="auto"/>
      <w:ind w:left="1584" w:hanging="1584"/>
      <w:jc w:val="left"/>
      <w:textAlignment w:val="baseline"/>
      <w:outlineLvl w:val="8"/>
    </w:pPr>
    <w:rPr>
      <w:rFonts w:ascii="Arial" w:eastAsia="黑体" w:hAnsi="Arial"/>
      <w:kern w:val="0"/>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L1 Heading 1 Char,h1 Char,1st level Char,h11 Char,1st level1 Char,heading 11 Char,h12 Char,1st level2 Char,heading 12 Char,h111 Char,1st level11 Char,heading 111 Char,h13 Char,1st level3 Char,heading 13 Char,h112 Char,h121 Char"/>
    <w:basedOn w:val="DefaultParagraphFont"/>
    <w:link w:val="Heading1"/>
    <w:rsid w:val="004F6599"/>
    <w:rPr>
      <w:rFonts w:ascii="宋体" w:eastAsia="宋体" w:hAnsi="宋体" w:cs="Arial"/>
      <w:b/>
      <w:kern w:val="2"/>
      <w:sz w:val="28"/>
      <w:szCs w:val="24"/>
    </w:rPr>
  </w:style>
  <w:style w:type="character" w:customStyle="1" w:styleId="Heading2Char">
    <w:name w:val="Heading 2 Char"/>
    <w:aliases w:val="Chapter Char,1.Seite Char,(L2) Char,(L2)1 Char,(L2)2 Char,(L2)3 Char,(L2)11 Char,(L2)4 Char,(L2)12 Char,(L2)21 Char,(L2)31 Char,(L2)111 Char,Heading 2 Hidden Char,Heading 2 CCBS Char,H2 Char,h2 Char,2nd level Char,2 Char,Header 2 Char"/>
    <w:basedOn w:val="DefaultParagraphFont"/>
    <w:link w:val="Heading2"/>
    <w:rsid w:val="004F6599"/>
    <w:rPr>
      <w:rFonts w:ascii="宋体" w:eastAsia="宋体" w:hAnsi="宋体" w:cs="Times New Roman"/>
      <w:b/>
      <w:sz w:val="24"/>
      <w:szCs w:val="28"/>
      <w:lang w:eastAsia="en-US"/>
    </w:rPr>
  </w:style>
  <w:style w:type="character" w:customStyle="1" w:styleId="Heading3Char">
    <w:name w:val="Heading 3 Char"/>
    <w:aliases w:val="H3 Char,l3 Char,CT Char,Heading 3 - old Char,H31 Char,l31 Char,CT1 Char,Heading 3 - old1 Char,(A-3) Char,h3 Char,3 Char,list 3 Char,H3-Heading 3 Char,l3.3 Char,alltoc Char,3rd level Char,第一节 Char,Heading 3 hidden Char,2h Char,h31 Char"/>
    <w:basedOn w:val="DefaultParagraphFont"/>
    <w:link w:val="Heading3"/>
    <w:rsid w:val="004F6599"/>
    <w:rPr>
      <w:rFonts w:ascii="宋体" w:eastAsia="宋体" w:hAnsi="宋体" w:cs="Arial"/>
      <w:b/>
      <w:bCs/>
      <w:sz w:val="21"/>
      <w:szCs w:val="26"/>
      <w:lang w:eastAsia="en-US"/>
    </w:rPr>
  </w:style>
  <w:style w:type="character" w:customStyle="1" w:styleId="Heading4Char">
    <w:name w:val="Heading 4 Char"/>
    <w:aliases w:val="H4 Char,Fab-4 Char,T5 Char,PIM 4 Char,bullet Char,bl Char,bb Char,heading 4 + Indent: Left 0.5 in Char"/>
    <w:basedOn w:val="DefaultParagraphFont"/>
    <w:link w:val="Heading4"/>
    <w:rsid w:val="004F6599"/>
    <w:rPr>
      <w:rFonts w:ascii="宋体" w:eastAsia="宋体" w:hAnsi="宋体" w:cs="Arial"/>
      <w:b/>
      <w:bCs/>
      <w:sz w:val="21"/>
      <w:szCs w:val="24"/>
      <w:lang w:eastAsia="en-US"/>
    </w:rPr>
  </w:style>
  <w:style w:type="character" w:customStyle="1" w:styleId="Heading5Char">
    <w:name w:val="Heading 5 Char"/>
    <w:basedOn w:val="DefaultParagraphFont"/>
    <w:link w:val="Heading5"/>
    <w:rsid w:val="004F6599"/>
    <w:rPr>
      <w:rFonts w:ascii="宋体" w:eastAsia="宋体" w:hAnsi="宋体" w:cs="Arial"/>
      <w:b/>
      <w:kern w:val="2"/>
      <w:sz w:val="21"/>
      <w:szCs w:val="21"/>
    </w:rPr>
  </w:style>
  <w:style w:type="character" w:customStyle="1" w:styleId="Heading6Char">
    <w:name w:val="Heading 6 Char"/>
    <w:basedOn w:val="DefaultParagraphFont"/>
    <w:link w:val="Heading6"/>
    <w:rsid w:val="00EE4E25"/>
    <w:rPr>
      <w:rFonts w:ascii="宋体" w:eastAsia="黑体" w:hAnsi="宋体" w:cs="Times New Roman"/>
      <w:b/>
      <w:bCs/>
      <w:sz w:val="21"/>
      <w:szCs w:val="24"/>
      <w:lang w:eastAsia="en-US"/>
    </w:rPr>
  </w:style>
  <w:style w:type="character" w:customStyle="1" w:styleId="Heading7Char">
    <w:name w:val="Heading 7 Char"/>
    <w:basedOn w:val="DefaultParagraphFont"/>
    <w:link w:val="Heading7"/>
    <w:rsid w:val="004F6599"/>
    <w:rPr>
      <w:rFonts w:ascii="Arial" w:eastAsia="宋体" w:hAnsi="Arial" w:cs="Times New Roman"/>
      <w:b/>
      <w:bCs/>
      <w:sz w:val="24"/>
      <w:szCs w:val="24"/>
      <w:lang w:eastAsia="en-US"/>
    </w:rPr>
  </w:style>
  <w:style w:type="character" w:customStyle="1" w:styleId="Heading8Char">
    <w:name w:val="Heading 8 Char"/>
    <w:basedOn w:val="DefaultParagraphFont"/>
    <w:link w:val="Heading8"/>
    <w:rsid w:val="004F6599"/>
    <w:rPr>
      <w:rFonts w:ascii="Arial" w:eastAsia="黑体" w:hAnsi="Arial" w:cs="Times New Roman"/>
      <w:sz w:val="24"/>
      <w:szCs w:val="24"/>
      <w:lang w:eastAsia="en-US"/>
    </w:rPr>
  </w:style>
  <w:style w:type="character" w:customStyle="1" w:styleId="Heading9Char">
    <w:name w:val="Heading 9 Char"/>
    <w:basedOn w:val="DefaultParagraphFont"/>
    <w:link w:val="Heading9"/>
    <w:rsid w:val="004F6599"/>
    <w:rPr>
      <w:rFonts w:ascii="Arial" w:eastAsia="黑体" w:hAnsi="Arial" w:cs="Times New Roman"/>
      <w:sz w:val="21"/>
      <w:szCs w:val="21"/>
      <w:lang w:eastAsia="en-US"/>
    </w:rPr>
  </w:style>
  <w:style w:type="paragraph" w:customStyle="1" w:styleId="TableHeading">
    <w:name w:val="Table Heading"/>
    <w:basedOn w:val="Normal"/>
    <w:rsid w:val="004F6599"/>
    <w:pPr>
      <w:keepNext/>
      <w:widowControl/>
      <w:overflowPunct w:val="0"/>
      <w:autoSpaceDE w:val="0"/>
      <w:autoSpaceDN w:val="0"/>
      <w:adjustRightInd w:val="0"/>
      <w:spacing w:before="60" w:after="60"/>
      <w:jc w:val="center"/>
    </w:pPr>
    <w:rPr>
      <w:rFonts w:ascii="Arial" w:hAnsi="Arial"/>
      <w:b/>
      <w:kern w:val="0"/>
      <w:lang w:eastAsia="en-US"/>
    </w:rPr>
  </w:style>
  <w:style w:type="character" w:styleId="CommentReference">
    <w:name w:val="annotation reference"/>
    <w:semiHidden/>
    <w:rsid w:val="004F6599"/>
    <w:rPr>
      <w:sz w:val="21"/>
      <w:szCs w:val="21"/>
    </w:rPr>
  </w:style>
  <w:style w:type="paragraph" w:styleId="CommentText">
    <w:name w:val="annotation text"/>
    <w:basedOn w:val="Normal"/>
    <w:link w:val="CommentTextChar"/>
    <w:semiHidden/>
    <w:rsid w:val="004F6599"/>
    <w:pPr>
      <w:jc w:val="left"/>
    </w:pPr>
  </w:style>
  <w:style w:type="character" w:customStyle="1" w:styleId="CommentTextChar">
    <w:name w:val="Comment Text Char"/>
    <w:basedOn w:val="DefaultParagraphFont"/>
    <w:link w:val="CommentText"/>
    <w:semiHidden/>
    <w:rsid w:val="004F6599"/>
    <w:rPr>
      <w:rFonts w:ascii="宋体" w:eastAsia="宋体" w:hAnsi="宋体" w:cs="Times New Roman"/>
      <w:kern w:val="2"/>
      <w:sz w:val="21"/>
      <w:szCs w:val="24"/>
    </w:rPr>
  </w:style>
  <w:style w:type="paragraph" w:styleId="TOC1">
    <w:name w:val="toc 1"/>
    <w:basedOn w:val="Normal"/>
    <w:next w:val="Normal"/>
    <w:autoRedefine/>
    <w:uiPriority w:val="39"/>
    <w:rsid w:val="004F6599"/>
    <w:pPr>
      <w:tabs>
        <w:tab w:val="left" w:pos="360"/>
        <w:tab w:val="right" w:leader="dot" w:pos="8302"/>
      </w:tabs>
    </w:pPr>
  </w:style>
  <w:style w:type="paragraph" w:styleId="TOC2">
    <w:name w:val="toc 2"/>
    <w:basedOn w:val="Normal"/>
    <w:next w:val="Normal"/>
    <w:autoRedefine/>
    <w:uiPriority w:val="39"/>
    <w:rsid w:val="004F6599"/>
    <w:pPr>
      <w:tabs>
        <w:tab w:val="left" w:pos="720"/>
        <w:tab w:val="right" w:leader="dot" w:pos="8302"/>
      </w:tabs>
      <w:ind w:leftChars="90" w:left="180"/>
    </w:pPr>
  </w:style>
  <w:style w:type="paragraph" w:styleId="TOC3">
    <w:name w:val="toc 3"/>
    <w:basedOn w:val="Normal"/>
    <w:next w:val="Normal"/>
    <w:autoRedefine/>
    <w:uiPriority w:val="39"/>
    <w:rsid w:val="004F6599"/>
    <w:pPr>
      <w:tabs>
        <w:tab w:val="left" w:pos="1260"/>
        <w:tab w:val="right" w:leader="dot" w:pos="8302"/>
      </w:tabs>
      <w:ind w:leftChars="270" w:left="540"/>
    </w:pPr>
  </w:style>
  <w:style w:type="paragraph" w:styleId="TOC4">
    <w:name w:val="toc 4"/>
    <w:basedOn w:val="Normal"/>
    <w:next w:val="Normal"/>
    <w:autoRedefine/>
    <w:uiPriority w:val="39"/>
    <w:rsid w:val="004F6599"/>
    <w:pPr>
      <w:ind w:leftChars="600" w:left="1260"/>
    </w:pPr>
  </w:style>
  <w:style w:type="paragraph" w:styleId="TOC5">
    <w:name w:val="toc 5"/>
    <w:basedOn w:val="Normal"/>
    <w:next w:val="Normal"/>
    <w:autoRedefine/>
    <w:uiPriority w:val="39"/>
    <w:rsid w:val="004F6599"/>
    <w:pPr>
      <w:ind w:leftChars="800" w:left="1680"/>
    </w:pPr>
  </w:style>
  <w:style w:type="paragraph" w:styleId="TOC6">
    <w:name w:val="toc 6"/>
    <w:basedOn w:val="Normal"/>
    <w:next w:val="Normal"/>
    <w:autoRedefine/>
    <w:uiPriority w:val="39"/>
    <w:rsid w:val="004F6599"/>
    <w:pPr>
      <w:ind w:leftChars="1000" w:left="2100"/>
    </w:pPr>
  </w:style>
  <w:style w:type="paragraph" w:styleId="TOC7">
    <w:name w:val="toc 7"/>
    <w:basedOn w:val="Normal"/>
    <w:next w:val="Normal"/>
    <w:autoRedefine/>
    <w:uiPriority w:val="39"/>
    <w:rsid w:val="004F6599"/>
    <w:pPr>
      <w:ind w:leftChars="1200" w:left="2520"/>
    </w:pPr>
  </w:style>
  <w:style w:type="paragraph" w:styleId="TOC8">
    <w:name w:val="toc 8"/>
    <w:basedOn w:val="Normal"/>
    <w:next w:val="Normal"/>
    <w:autoRedefine/>
    <w:uiPriority w:val="39"/>
    <w:rsid w:val="004F6599"/>
    <w:pPr>
      <w:ind w:leftChars="1400" w:left="2940"/>
    </w:pPr>
  </w:style>
  <w:style w:type="paragraph" w:styleId="TOC9">
    <w:name w:val="toc 9"/>
    <w:basedOn w:val="Normal"/>
    <w:next w:val="Normal"/>
    <w:autoRedefine/>
    <w:uiPriority w:val="39"/>
    <w:rsid w:val="004F6599"/>
    <w:pPr>
      <w:ind w:leftChars="1600" w:left="3360"/>
    </w:pPr>
  </w:style>
  <w:style w:type="paragraph" w:styleId="Header">
    <w:name w:val="header"/>
    <w:basedOn w:val="Normal"/>
    <w:link w:val="HeaderChar"/>
    <w:rsid w:val="004F659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4F6599"/>
    <w:rPr>
      <w:rFonts w:ascii="宋体" w:eastAsia="宋体" w:hAnsi="宋体" w:cs="Times New Roman"/>
      <w:kern w:val="2"/>
      <w:sz w:val="18"/>
      <w:szCs w:val="18"/>
    </w:rPr>
  </w:style>
  <w:style w:type="character" w:customStyle="1" w:styleId="TitleName">
    <w:name w:val="Title Name"/>
    <w:rsid w:val="004F6599"/>
    <w:rPr>
      <w:rFonts w:eastAsia="宋体"/>
      <w:b/>
      <w:sz w:val="44"/>
      <w:szCs w:val="28"/>
    </w:rPr>
  </w:style>
  <w:style w:type="character" w:customStyle="1" w:styleId="ProjectName">
    <w:name w:val="Project Name"/>
    <w:rsid w:val="004F6599"/>
    <w:rPr>
      <w:rFonts w:eastAsia="宋体"/>
      <w:b/>
      <w:sz w:val="36"/>
    </w:rPr>
  </w:style>
  <w:style w:type="paragraph" w:customStyle="1" w:styleId="CoverTitle2">
    <w:name w:val="Cover Title2"/>
    <w:basedOn w:val="Normal"/>
    <w:rsid w:val="004F6599"/>
    <w:pPr>
      <w:jc w:val="left"/>
    </w:pPr>
    <w:rPr>
      <w:b/>
      <w:sz w:val="24"/>
    </w:rPr>
  </w:style>
  <w:style w:type="paragraph" w:styleId="Footer">
    <w:name w:val="footer"/>
    <w:basedOn w:val="Normal"/>
    <w:link w:val="FooterChar"/>
    <w:rsid w:val="004F6599"/>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4F6599"/>
    <w:rPr>
      <w:rFonts w:ascii="宋体" w:eastAsia="宋体" w:hAnsi="宋体" w:cs="Times New Roman"/>
      <w:kern w:val="2"/>
      <w:sz w:val="18"/>
      <w:szCs w:val="18"/>
    </w:rPr>
  </w:style>
  <w:style w:type="character" w:styleId="PageNumber">
    <w:name w:val="page number"/>
    <w:basedOn w:val="DefaultParagraphFont"/>
    <w:rsid w:val="004F6599"/>
  </w:style>
  <w:style w:type="paragraph" w:customStyle="1" w:styleId="Cover-Title">
    <w:name w:val="Cover-Title"/>
    <w:rsid w:val="004F6599"/>
    <w:pPr>
      <w:shd w:val="pct25" w:color="auto" w:fill="auto"/>
      <w:spacing w:after="960" w:line="240" w:lineRule="auto"/>
      <w:ind w:left="578" w:hanging="578"/>
      <w:jc w:val="center"/>
    </w:pPr>
    <w:rPr>
      <w:rFonts w:ascii="Arial" w:eastAsia="宋体" w:hAnsi="Arial" w:cs="Times New Roman"/>
      <w:b/>
      <w:sz w:val="32"/>
      <w:szCs w:val="28"/>
      <w:lang w:eastAsia="en-US"/>
    </w:rPr>
  </w:style>
  <w:style w:type="character" w:styleId="Hyperlink">
    <w:name w:val="Hyperlink"/>
    <w:uiPriority w:val="99"/>
    <w:rsid w:val="004F6599"/>
    <w:rPr>
      <w:color w:val="0000FF"/>
      <w:u w:val="single"/>
    </w:rPr>
  </w:style>
  <w:style w:type="paragraph" w:customStyle="1" w:styleId="TableText">
    <w:name w:val="Table Text"/>
    <w:basedOn w:val="Normal"/>
    <w:rsid w:val="004F6599"/>
  </w:style>
  <w:style w:type="paragraph" w:styleId="BodyText">
    <w:name w:val="Body Text"/>
    <w:basedOn w:val="Normal"/>
    <w:link w:val="BodyTextChar"/>
    <w:rsid w:val="004F6599"/>
    <w:pPr>
      <w:widowControl/>
      <w:overflowPunct w:val="0"/>
      <w:autoSpaceDE w:val="0"/>
      <w:autoSpaceDN w:val="0"/>
      <w:adjustRightInd w:val="0"/>
      <w:spacing w:after="120"/>
      <w:ind w:left="567"/>
      <w:jc w:val="left"/>
      <w:textAlignment w:val="baseline"/>
    </w:pPr>
    <w:rPr>
      <w:rFonts w:ascii="Arial" w:hAnsi="Arial"/>
      <w:kern w:val="0"/>
      <w:sz w:val="20"/>
      <w:szCs w:val="20"/>
      <w:lang w:eastAsia="en-US"/>
    </w:rPr>
  </w:style>
  <w:style w:type="character" w:customStyle="1" w:styleId="BodyTextChar">
    <w:name w:val="Body Text Char"/>
    <w:basedOn w:val="DefaultParagraphFont"/>
    <w:link w:val="BodyText"/>
    <w:rsid w:val="004F6599"/>
    <w:rPr>
      <w:rFonts w:ascii="Arial" w:eastAsia="宋体" w:hAnsi="Arial" w:cs="Times New Roman"/>
      <w:sz w:val="20"/>
      <w:szCs w:val="20"/>
      <w:lang w:eastAsia="en-US"/>
    </w:rPr>
  </w:style>
  <w:style w:type="paragraph" w:styleId="DocumentMap">
    <w:name w:val="Document Map"/>
    <w:basedOn w:val="Normal"/>
    <w:link w:val="DocumentMapChar"/>
    <w:semiHidden/>
    <w:rsid w:val="004F6599"/>
    <w:pPr>
      <w:shd w:val="clear" w:color="auto" w:fill="000080"/>
    </w:pPr>
  </w:style>
  <w:style w:type="character" w:customStyle="1" w:styleId="DocumentMapChar">
    <w:name w:val="Document Map Char"/>
    <w:basedOn w:val="DefaultParagraphFont"/>
    <w:link w:val="DocumentMap"/>
    <w:semiHidden/>
    <w:rsid w:val="004F6599"/>
    <w:rPr>
      <w:rFonts w:ascii="宋体" w:eastAsia="宋体" w:hAnsi="宋体" w:cs="Times New Roman"/>
      <w:kern w:val="2"/>
      <w:sz w:val="21"/>
      <w:szCs w:val="24"/>
      <w:shd w:val="clear" w:color="auto" w:fill="000080"/>
    </w:rPr>
  </w:style>
  <w:style w:type="paragraph" w:styleId="ListContinue">
    <w:name w:val="List Continue"/>
    <w:basedOn w:val="Normal"/>
    <w:rsid w:val="004F6599"/>
    <w:pPr>
      <w:spacing w:after="120" w:line="360" w:lineRule="auto"/>
      <w:ind w:left="420" w:firstLine="522"/>
    </w:pPr>
    <w:rPr>
      <w:rFonts w:ascii="Arial" w:hAnsi="Arial"/>
      <w:bCs/>
      <w:szCs w:val="21"/>
    </w:rPr>
  </w:style>
  <w:style w:type="paragraph" w:styleId="List3">
    <w:name w:val="List 3"/>
    <w:basedOn w:val="Normal"/>
    <w:rsid w:val="004F6599"/>
    <w:pPr>
      <w:ind w:leftChars="400" w:left="100" w:hangingChars="200" w:hanging="200"/>
    </w:pPr>
  </w:style>
  <w:style w:type="paragraph" w:styleId="List4">
    <w:name w:val="List 4"/>
    <w:basedOn w:val="Normal"/>
    <w:rsid w:val="004F6599"/>
    <w:pPr>
      <w:ind w:leftChars="600" w:left="100" w:hangingChars="200" w:hanging="200"/>
    </w:pPr>
  </w:style>
  <w:style w:type="paragraph" w:styleId="BodyTextIndent">
    <w:name w:val="Body Text Indent"/>
    <w:basedOn w:val="Normal"/>
    <w:link w:val="BodyTextIndentChar"/>
    <w:rsid w:val="004F6599"/>
    <w:pPr>
      <w:spacing w:after="120"/>
      <w:ind w:leftChars="200" w:left="420"/>
    </w:pPr>
  </w:style>
  <w:style w:type="character" w:customStyle="1" w:styleId="BodyTextIndentChar">
    <w:name w:val="Body Text Indent Char"/>
    <w:basedOn w:val="DefaultParagraphFont"/>
    <w:link w:val="BodyTextIndent"/>
    <w:rsid w:val="004F6599"/>
    <w:rPr>
      <w:rFonts w:ascii="宋体" w:eastAsia="宋体" w:hAnsi="宋体" w:cs="Times New Roman"/>
      <w:kern w:val="2"/>
      <w:sz w:val="21"/>
      <w:szCs w:val="24"/>
    </w:rPr>
  </w:style>
  <w:style w:type="paragraph" w:styleId="CommentSubject">
    <w:name w:val="annotation subject"/>
    <w:basedOn w:val="CommentText"/>
    <w:next w:val="CommentText"/>
    <w:link w:val="CommentSubjectChar"/>
    <w:semiHidden/>
    <w:rsid w:val="004F6599"/>
    <w:rPr>
      <w:b/>
      <w:bCs/>
    </w:rPr>
  </w:style>
  <w:style w:type="character" w:customStyle="1" w:styleId="CommentSubjectChar">
    <w:name w:val="Comment Subject Char"/>
    <w:basedOn w:val="CommentTextChar"/>
    <w:link w:val="CommentSubject"/>
    <w:semiHidden/>
    <w:rsid w:val="004F6599"/>
    <w:rPr>
      <w:rFonts w:ascii="宋体" w:eastAsia="宋体" w:hAnsi="宋体" w:cs="Times New Roman"/>
      <w:b/>
      <w:bCs/>
      <w:kern w:val="2"/>
      <w:sz w:val="21"/>
      <w:szCs w:val="24"/>
    </w:rPr>
  </w:style>
  <w:style w:type="paragraph" w:styleId="BalloonText">
    <w:name w:val="Balloon Text"/>
    <w:basedOn w:val="Normal"/>
    <w:link w:val="BalloonTextChar"/>
    <w:semiHidden/>
    <w:rsid w:val="004F6599"/>
    <w:rPr>
      <w:sz w:val="18"/>
      <w:szCs w:val="18"/>
    </w:rPr>
  </w:style>
  <w:style w:type="character" w:customStyle="1" w:styleId="BalloonTextChar">
    <w:name w:val="Balloon Text Char"/>
    <w:basedOn w:val="DefaultParagraphFont"/>
    <w:link w:val="BalloonText"/>
    <w:semiHidden/>
    <w:rsid w:val="004F6599"/>
    <w:rPr>
      <w:rFonts w:ascii="宋体" w:eastAsia="宋体" w:hAnsi="宋体" w:cs="Times New Roman"/>
      <w:kern w:val="2"/>
      <w:sz w:val="18"/>
      <w:szCs w:val="18"/>
    </w:rPr>
  </w:style>
  <w:style w:type="character" w:styleId="FollowedHyperlink">
    <w:name w:val="FollowedHyperlink"/>
    <w:rsid w:val="004F6599"/>
    <w:rPr>
      <w:color w:val="800080"/>
      <w:u w:val="single"/>
    </w:rPr>
  </w:style>
  <w:style w:type="table" w:styleId="TableGrid">
    <w:name w:val="Table Grid"/>
    <w:basedOn w:val="TableNormal"/>
    <w:rsid w:val="004F6599"/>
    <w:pPr>
      <w:widowControl w:val="0"/>
      <w:spacing w:after="0" w:line="240" w:lineRule="auto"/>
      <w:jc w:val="both"/>
    </w:pPr>
    <w:rPr>
      <w:rFonts w:ascii="Times New Roman" w:eastAsia="宋体"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lutation">
    <w:name w:val="Salutation"/>
    <w:basedOn w:val="Normal"/>
    <w:next w:val="Normal"/>
    <w:link w:val="SalutationChar"/>
    <w:rsid w:val="004F6599"/>
    <w:rPr>
      <w:rFonts w:ascii="Times New Roman" w:hAnsi="Times New Roman"/>
      <w:szCs w:val="20"/>
    </w:rPr>
  </w:style>
  <w:style w:type="character" w:customStyle="1" w:styleId="SalutationChar">
    <w:name w:val="Salutation Char"/>
    <w:basedOn w:val="DefaultParagraphFont"/>
    <w:link w:val="Salutation"/>
    <w:rsid w:val="004F6599"/>
    <w:rPr>
      <w:rFonts w:ascii="Times New Roman" w:eastAsia="宋体" w:hAnsi="Times New Roman" w:cs="Times New Roman"/>
      <w:kern w:val="2"/>
      <w:sz w:val="21"/>
      <w:szCs w:val="20"/>
    </w:rPr>
  </w:style>
  <w:style w:type="paragraph" w:customStyle="1" w:styleId="ParaChar">
    <w:name w:val="默认段落字体 Para Char"/>
    <w:basedOn w:val="Normal"/>
    <w:rsid w:val="004F6599"/>
    <w:pPr>
      <w:adjustRightInd w:val="0"/>
      <w:spacing w:line="360" w:lineRule="auto"/>
    </w:pPr>
    <w:rPr>
      <w:rFonts w:ascii="Times New Roman" w:hAnsi="Times New Roman"/>
      <w:kern w:val="0"/>
      <w:sz w:val="24"/>
      <w:szCs w:val="20"/>
    </w:rPr>
  </w:style>
  <w:style w:type="character" w:styleId="Strong">
    <w:name w:val="Strong"/>
    <w:qFormat/>
    <w:rsid w:val="004F6599"/>
    <w:rPr>
      <w:b/>
      <w:bCs/>
    </w:rPr>
  </w:style>
  <w:style w:type="character" w:customStyle="1" w:styleId="H3Char1">
    <w:name w:val="H3 Char1"/>
    <w:aliases w:val="l3 Char1,CT Char1,Heading 3 - old Char1,H31 Char1,l31 Char1,CT1 Char1,Heading 3 - old1 Char1,(A-3) Char1,h3 Char1,3 Char1,list 3 Char1,H3-Heading 3 Char1,l3.3 Char1,alltoc Char Char1"/>
    <w:rsid w:val="004F6599"/>
    <w:rPr>
      <w:rFonts w:ascii="宋体" w:eastAsia="宋体" w:hAnsi="宋体" w:cs="Arial"/>
      <w:b/>
      <w:bCs/>
      <w:sz w:val="21"/>
      <w:szCs w:val="26"/>
      <w:lang w:val="en-US" w:eastAsia="en-US" w:bidi="ar-SA"/>
    </w:rPr>
  </w:style>
  <w:style w:type="paragraph" w:customStyle="1" w:styleId="Style1">
    <w:name w:val="Style1"/>
    <w:basedOn w:val="Heading3"/>
    <w:rsid w:val="004F6599"/>
    <w:rPr>
      <w:lang w:eastAsia="zh-CN"/>
    </w:rPr>
  </w:style>
  <w:style w:type="paragraph" w:customStyle="1" w:styleId="covertitle20">
    <w:name w:val="covertitle20"/>
    <w:basedOn w:val="Normal"/>
    <w:rsid w:val="004F6599"/>
    <w:pPr>
      <w:widowControl/>
      <w:jc w:val="left"/>
    </w:pPr>
    <w:rPr>
      <w:rFonts w:cs="宋体"/>
      <w:b/>
      <w:bCs/>
      <w:kern w:val="0"/>
      <w:sz w:val="24"/>
    </w:rPr>
  </w:style>
  <w:style w:type="paragraph" w:customStyle="1" w:styleId="tabletext0">
    <w:name w:val="tabletext0"/>
    <w:basedOn w:val="Normal"/>
    <w:rsid w:val="004F6599"/>
    <w:pPr>
      <w:widowControl/>
    </w:pPr>
    <w:rPr>
      <w:rFonts w:cs="宋体"/>
      <w:kern w:val="0"/>
      <w:szCs w:val="21"/>
    </w:rPr>
  </w:style>
  <w:style w:type="paragraph" w:customStyle="1" w:styleId="CharCharChar">
    <w:name w:val="Char Char Char"/>
    <w:basedOn w:val="Normal"/>
    <w:rsid w:val="004F6599"/>
    <w:pPr>
      <w:widowControl/>
      <w:jc w:val="left"/>
    </w:pPr>
    <w:rPr>
      <w:rFonts w:ascii="Futura Bk" w:hAnsi="Futura Bk"/>
      <w:kern w:val="0"/>
      <w:sz w:val="20"/>
      <w:szCs w:val="20"/>
      <w:lang w:val="en-GB" w:eastAsia="en-US"/>
    </w:rPr>
  </w:style>
  <w:style w:type="paragraph" w:styleId="ListParagraph">
    <w:name w:val="List Paragraph"/>
    <w:basedOn w:val="Normal"/>
    <w:uiPriority w:val="34"/>
    <w:qFormat/>
    <w:rsid w:val="004F6599"/>
    <w:pPr>
      <w:widowControl/>
      <w:ind w:firstLine="420"/>
    </w:pPr>
    <w:rPr>
      <w:rFonts w:ascii="Calibri" w:hAnsi="Calibri" w:cs="Calibri"/>
      <w:kern w:val="0"/>
      <w:szCs w:val="21"/>
    </w:rPr>
  </w:style>
  <w:style w:type="paragraph" w:customStyle="1" w:styleId="1">
    <w:name w:val="列出段落1"/>
    <w:basedOn w:val="Normal"/>
    <w:rsid w:val="004F6599"/>
    <w:pPr>
      <w:widowControl/>
      <w:ind w:firstLine="420"/>
    </w:pPr>
    <w:rPr>
      <w:rFonts w:ascii="Calibri" w:hAnsi="Calibri" w:cs="Calibri"/>
      <w:kern w:val="0"/>
      <w:szCs w:val="21"/>
    </w:rPr>
  </w:style>
  <w:style w:type="paragraph" w:styleId="BodyText3">
    <w:name w:val="Body Text 3"/>
    <w:basedOn w:val="Normal"/>
    <w:link w:val="BodyText3Char"/>
    <w:rsid w:val="004F6599"/>
    <w:pPr>
      <w:spacing w:after="120"/>
    </w:pPr>
    <w:rPr>
      <w:sz w:val="16"/>
      <w:szCs w:val="16"/>
    </w:rPr>
  </w:style>
  <w:style w:type="character" w:customStyle="1" w:styleId="BodyText3Char">
    <w:name w:val="Body Text 3 Char"/>
    <w:basedOn w:val="DefaultParagraphFont"/>
    <w:link w:val="BodyText3"/>
    <w:rsid w:val="004F6599"/>
    <w:rPr>
      <w:rFonts w:ascii="宋体" w:eastAsia="宋体" w:hAnsi="宋体" w:cs="Times New Roman"/>
      <w:kern w:val="2"/>
      <w:sz w:val="16"/>
      <w:szCs w:val="16"/>
    </w:rPr>
  </w:style>
  <w:style w:type="paragraph" w:customStyle="1" w:styleId="CharChar10CharCharCharCharCharCharCharChar">
    <w:name w:val="Char Char10 Char Char Char Char Char Char Char Char"/>
    <w:basedOn w:val="Normal"/>
    <w:rsid w:val="004F6599"/>
    <w:pPr>
      <w:widowControl/>
      <w:jc w:val="left"/>
    </w:pPr>
    <w:rPr>
      <w:rFonts w:ascii="Futura Bk" w:hAnsi="Futura Bk"/>
      <w:kern w:val="0"/>
      <w:sz w:val="20"/>
      <w:szCs w:val="20"/>
      <w:lang w:val="en-GB" w:eastAsia="en-US"/>
    </w:rPr>
  </w:style>
  <w:style w:type="paragraph" w:styleId="PlainText">
    <w:name w:val="Plain Text"/>
    <w:basedOn w:val="Normal"/>
    <w:link w:val="PlainTextChar"/>
    <w:rsid w:val="00591C81"/>
    <w:rPr>
      <w:rFonts w:hAnsi="Courier New"/>
      <w:szCs w:val="20"/>
    </w:rPr>
  </w:style>
  <w:style w:type="character" w:customStyle="1" w:styleId="PlainTextChar">
    <w:name w:val="Plain Text Char"/>
    <w:basedOn w:val="DefaultParagraphFont"/>
    <w:link w:val="PlainText"/>
    <w:rsid w:val="00591C81"/>
    <w:rPr>
      <w:rFonts w:ascii="宋体" w:eastAsia="宋体" w:hAnsi="Courier New" w:cs="Times New Roman"/>
      <w:kern w:val="2"/>
      <w:sz w:val="21"/>
      <w:szCs w:val="20"/>
    </w:rPr>
  </w:style>
  <w:style w:type="paragraph" w:customStyle="1" w:styleId="CharChar2">
    <w:name w:val="Char Char2"/>
    <w:basedOn w:val="Normal"/>
    <w:rsid w:val="006D5475"/>
    <w:pPr>
      <w:widowControl/>
      <w:jc w:val="left"/>
    </w:pPr>
    <w:rPr>
      <w:rFonts w:ascii="Futura Bk" w:hAnsi="Futura Bk"/>
      <w:kern w:val="0"/>
      <w:sz w:val="20"/>
      <w:szCs w:val="20"/>
      <w:lang w:val="en-GB" w:eastAsia="en-US"/>
    </w:rPr>
  </w:style>
  <w:style w:type="paragraph" w:styleId="Caption">
    <w:name w:val="caption"/>
    <w:basedOn w:val="Normal"/>
    <w:next w:val="Normal"/>
    <w:unhideWhenUsed/>
    <w:qFormat/>
    <w:rsid w:val="00BD7A98"/>
    <w:rPr>
      <w:b/>
      <w:bCs/>
      <w:sz w:val="20"/>
      <w:szCs w:val="20"/>
    </w:rPr>
  </w:style>
  <w:style w:type="paragraph" w:customStyle="1" w:styleId="CharChar1CharCharCharCharCharCharCharCharCharCharCharChar">
    <w:name w:val="Char Char1 Char Char Char Char Char Char Char Char Char Char Char Char"/>
    <w:basedOn w:val="Normal"/>
    <w:rsid w:val="006B3254"/>
    <w:pPr>
      <w:widowControl/>
      <w:jc w:val="left"/>
    </w:pPr>
    <w:rPr>
      <w:rFonts w:ascii="Futura Bk" w:hAnsi="Futura Bk"/>
      <w:kern w:val="0"/>
      <w:sz w:val="20"/>
      <w:szCs w:val="2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995082">
      <w:bodyDiv w:val="1"/>
      <w:marLeft w:val="0"/>
      <w:marRight w:val="0"/>
      <w:marTop w:val="0"/>
      <w:marBottom w:val="0"/>
      <w:divBdr>
        <w:top w:val="none" w:sz="0" w:space="0" w:color="auto"/>
        <w:left w:val="none" w:sz="0" w:space="0" w:color="auto"/>
        <w:bottom w:val="none" w:sz="0" w:space="0" w:color="auto"/>
        <w:right w:val="none" w:sz="0" w:space="0" w:color="auto"/>
      </w:divBdr>
    </w:div>
    <w:div w:id="232158001">
      <w:bodyDiv w:val="1"/>
      <w:marLeft w:val="0"/>
      <w:marRight w:val="0"/>
      <w:marTop w:val="0"/>
      <w:marBottom w:val="0"/>
      <w:divBdr>
        <w:top w:val="none" w:sz="0" w:space="0" w:color="auto"/>
        <w:left w:val="none" w:sz="0" w:space="0" w:color="auto"/>
        <w:bottom w:val="none" w:sz="0" w:space="0" w:color="auto"/>
        <w:right w:val="none" w:sz="0" w:space="0" w:color="auto"/>
      </w:divBdr>
    </w:div>
    <w:div w:id="477234667">
      <w:bodyDiv w:val="1"/>
      <w:marLeft w:val="0"/>
      <w:marRight w:val="0"/>
      <w:marTop w:val="0"/>
      <w:marBottom w:val="0"/>
      <w:divBdr>
        <w:top w:val="none" w:sz="0" w:space="0" w:color="auto"/>
        <w:left w:val="none" w:sz="0" w:space="0" w:color="auto"/>
        <w:bottom w:val="none" w:sz="0" w:space="0" w:color="auto"/>
        <w:right w:val="none" w:sz="0" w:space="0" w:color="auto"/>
      </w:divBdr>
    </w:div>
    <w:div w:id="620723963">
      <w:bodyDiv w:val="1"/>
      <w:marLeft w:val="0"/>
      <w:marRight w:val="0"/>
      <w:marTop w:val="0"/>
      <w:marBottom w:val="0"/>
      <w:divBdr>
        <w:top w:val="none" w:sz="0" w:space="0" w:color="auto"/>
        <w:left w:val="none" w:sz="0" w:space="0" w:color="auto"/>
        <w:bottom w:val="none" w:sz="0" w:space="0" w:color="auto"/>
        <w:right w:val="none" w:sz="0" w:space="0" w:color="auto"/>
      </w:divBdr>
    </w:div>
    <w:div w:id="1004667953">
      <w:bodyDiv w:val="1"/>
      <w:marLeft w:val="0"/>
      <w:marRight w:val="0"/>
      <w:marTop w:val="0"/>
      <w:marBottom w:val="0"/>
      <w:divBdr>
        <w:top w:val="none" w:sz="0" w:space="0" w:color="auto"/>
        <w:left w:val="none" w:sz="0" w:space="0" w:color="auto"/>
        <w:bottom w:val="none" w:sz="0" w:space="0" w:color="auto"/>
        <w:right w:val="none" w:sz="0" w:space="0" w:color="auto"/>
      </w:divBdr>
    </w:div>
    <w:div w:id="1112166103">
      <w:bodyDiv w:val="1"/>
      <w:marLeft w:val="0"/>
      <w:marRight w:val="0"/>
      <w:marTop w:val="0"/>
      <w:marBottom w:val="0"/>
      <w:divBdr>
        <w:top w:val="none" w:sz="0" w:space="0" w:color="auto"/>
        <w:left w:val="none" w:sz="0" w:space="0" w:color="auto"/>
        <w:bottom w:val="none" w:sz="0" w:space="0" w:color="auto"/>
        <w:right w:val="none" w:sz="0" w:space="0" w:color="auto"/>
      </w:divBdr>
    </w:div>
    <w:div w:id="1204901190">
      <w:bodyDiv w:val="1"/>
      <w:marLeft w:val="0"/>
      <w:marRight w:val="0"/>
      <w:marTop w:val="0"/>
      <w:marBottom w:val="0"/>
      <w:divBdr>
        <w:top w:val="none" w:sz="0" w:space="0" w:color="auto"/>
        <w:left w:val="none" w:sz="0" w:space="0" w:color="auto"/>
        <w:bottom w:val="none" w:sz="0" w:space="0" w:color="auto"/>
        <w:right w:val="none" w:sz="0" w:space="0" w:color="auto"/>
      </w:divBdr>
    </w:div>
    <w:div w:id="1255555078">
      <w:bodyDiv w:val="1"/>
      <w:marLeft w:val="0"/>
      <w:marRight w:val="0"/>
      <w:marTop w:val="0"/>
      <w:marBottom w:val="0"/>
      <w:divBdr>
        <w:top w:val="none" w:sz="0" w:space="0" w:color="auto"/>
        <w:left w:val="none" w:sz="0" w:space="0" w:color="auto"/>
        <w:bottom w:val="none" w:sz="0" w:space="0" w:color="auto"/>
        <w:right w:val="none" w:sz="0" w:space="0" w:color="auto"/>
      </w:divBdr>
    </w:div>
    <w:div w:id="1453816258">
      <w:bodyDiv w:val="1"/>
      <w:marLeft w:val="0"/>
      <w:marRight w:val="0"/>
      <w:marTop w:val="0"/>
      <w:marBottom w:val="0"/>
      <w:divBdr>
        <w:top w:val="none" w:sz="0" w:space="0" w:color="auto"/>
        <w:left w:val="none" w:sz="0" w:space="0" w:color="auto"/>
        <w:bottom w:val="none" w:sz="0" w:space="0" w:color="auto"/>
        <w:right w:val="none" w:sz="0" w:space="0" w:color="auto"/>
      </w:divBdr>
    </w:div>
    <w:div w:id="1511024145">
      <w:bodyDiv w:val="1"/>
      <w:marLeft w:val="0"/>
      <w:marRight w:val="0"/>
      <w:marTop w:val="0"/>
      <w:marBottom w:val="0"/>
      <w:divBdr>
        <w:top w:val="none" w:sz="0" w:space="0" w:color="auto"/>
        <w:left w:val="none" w:sz="0" w:space="0" w:color="auto"/>
        <w:bottom w:val="none" w:sz="0" w:space="0" w:color="auto"/>
        <w:right w:val="none" w:sz="0" w:space="0" w:color="auto"/>
      </w:divBdr>
    </w:div>
    <w:div w:id="1512572424">
      <w:bodyDiv w:val="1"/>
      <w:marLeft w:val="0"/>
      <w:marRight w:val="0"/>
      <w:marTop w:val="0"/>
      <w:marBottom w:val="0"/>
      <w:divBdr>
        <w:top w:val="none" w:sz="0" w:space="0" w:color="auto"/>
        <w:left w:val="none" w:sz="0" w:space="0" w:color="auto"/>
        <w:bottom w:val="none" w:sz="0" w:space="0" w:color="auto"/>
        <w:right w:val="none" w:sz="0" w:space="0" w:color="auto"/>
      </w:divBdr>
    </w:div>
    <w:div w:id="1663850158">
      <w:bodyDiv w:val="1"/>
      <w:marLeft w:val="0"/>
      <w:marRight w:val="0"/>
      <w:marTop w:val="0"/>
      <w:marBottom w:val="0"/>
      <w:divBdr>
        <w:top w:val="none" w:sz="0" w:space="0" w:color="auto"/>
        <w:left w:val="none" w:sz="0" w:space="0" w:color="auto"/>
        <w:bottom w:val="none" w:sz="0" w:space="0" w:color="auto"/>
        <w:right w:val="none" w:sz="0" w:space="0" w:color="auto"/>
      </w:divBdr>
    </w:div>
    <w:div w:id="2011980027">
      <w:bodyDiv w:val="1"/>
      <w:marLeft w:val="0"/>
      <w:marRight w:val="0"/>
      <w:marTop w:val="0"/>
      <w:marBottom w:val="0"/>
      <w:divBdr>
        <w:top w:val="none" w:sz="0" w:space="0" w:color="auto"/>
        <w:left w:val="none" w:sz="0" w:space="0" w:color="auto"/>
        <w:bottom w:val="none" w:sz="0" w:space="0" w:color="auto"/>
        <w:right w:val="none" w:sz="0" w:space="0" w:color="auto"/>
      </w:divBdr>
    </w:div>
    <w:div w:id="2030062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3.png"/><Relationship Id="rId39" Type="http://schemas.openxmlformats.org/officeDocument/2006/relationships/image" Target="media/image11.emf"/><Relationship Id="rId21" Type="http://schemas.openxmlformats.org/officeDocument/2006/relationships/footer" Target="footer6.xml"/><Relationship Id="rId34" Type="http://schemas.openxmlformats.org/officeDocument/2006/relationships/image" Target="media/image8.emf"/><Relationship Id="rId42" Type="http://schemas.openxmlformats.org/officeDocument/2006/relationships/oleObject" Target="embeddings/Microsoft_Word_97_-_2003_Document4.doc"/><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package" Target="embeddings/Microsoft_Excel_Worksheet2.xlsx"/><Relationship Id="rId84" Type="http://schemas.openxmlformats.org/officeDocument/2006/relationships/image" Target="media/image50.png"/><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oleObject" Target="embeddings/Microsoft_Word_97_-_2003_Document1.doc"/><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image" Target="media/image7.png"/><Relationship Id="rId37" Type="http://schemas.openxmlformats.org/officeDocument/2006/relationships/oleObject" Target="embeddings/oleObject2.bin"/><Relationship Id="rId40" Type="http://schemas.openxmlformats.org/officeDocument/2006/relationships/oleObject" Target="embeddings/Microsoft_Excel_97-2003_Worksheet3.xls"/><Relationship Id="rId45" Type="http://schemas.openxmlformats.org/officeDocument/2006/relationships/image" Target="media/image15.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oleObject" Target="embeddings/oleObject3.bin"/><Relationship Id="rId79" Type="http://schemas.openxmlformats.org/officeDocument/2006/relationships/image" Target="media/image46.png"/><Relationship Id="rId87" Type="http://schemas.openxmlformats.org/officeDocument/2006/relationships/header" Target="header8.xml"/><Relationship Id="rId5" Type="http://schemas.openxmlformats.org/officeDocument/2006/relationships/settings" Target="settings.xml"/><Relationship Id="rId61" Type="http://schemas.openxmlformats.org/officeDocument/2006/relationships/image" Target="media/image30.png"/><Relationship Id="rId82" Type="http://schemas.openxmlformats.org/officeDocument/2006/relationships/image" Target="media/image48.png"/><Relationship Id="rId19" Type="http://schemas.openxmlformats.org/officeDocument/2006/relationships/header" Target="header5.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footer" Target="footer7.xml"/><Relationship Id="rId27" Type="http://schemas.openxmlformats.org/officeDocument/2006/relationships/image" Target="media/image4.png"/><Relationship Id="rId30" Type="http://schemas.openxmlformats.org/officeDocument/2006/relationships/image" Target="media/image6.emf"/><Relationship Id="rId35" Type="http://schemas.openxmlformats.org/officeDocument/2006/relationships/oleObject" Target="embeddings/oleObject1.bin"/><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21.emf"/><Relationship Id="rId72" Type="http://schemas.openxmlformats.org/officeDocument/2006/relationships/image" Target="media/image41.png"/><Relationship Id="rId80" Type="http://schemas.openxmlformats.org/officeDocument/2006/relationships/image" Target="media/image47.emf"/><Relationship Id="rId85" Type="http://schemas.openxmlformats.org/officeDocument/2006/relationships/image" Target="media/image51.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2.png"/><Relationship Id="rId33" Type="http://schemas.openxmlformats.org/officeDocument/2006/relationships/hyperlink" Target="http://www.picclife.com/" TargetMode="External"/><Relationship Id="rId38" Type="http://schemas.openxmlformats.org/officeDocument/2006/relationships/image" Target="media/image10.png"/><Relationship Id="rId46" Type="http://schemas.openxmlformats.org/officeDocument/2006/relationships/image" Target="media/image16.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eader" Target="header6.xml"/><Relationship Id="rId41" Type="http://schemas.openxmlformats.org/officeDocument/2006/relationships/image" Target="media/image12.emf"/><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3.emf"/><Relationship Id="rId83" Type="http://schemas.openxmlformats.org/officeDocument/2006/relationships/image" Target="media/image49.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image" Target="media/image19.png"/><Relationship Id="rId57" Type="http://schemas.openxmlformats.org/officeDocument/2006/relationships/image" Target="media/image26.png"/><Relationship Id="rId10" Type="http://schemas.openxmlformats.org/officeDocument/2006/relationships/header" Target="header1.xml"/><Relationship Id="rId31" Type="http://schemas.openxmlformats.org/officeDocument/2006/relationships/oleObject" Target="embeddings/Microsoft_Word_97_-_2003_Document2.doc"/><Relationship Id="rId44" Type="http://schemas.openxmlformats.org/officeDocument/2006/relationships/image" Target="media/image14.png"/><Relationship Id="rId52" Type="http://schemas.openxmlformats.org/officeDocument/2006/relationships/package" Target="embeddings/Microsoft_Excel_Worksheet1.xlsx"/><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emf"/><Relationship Id="rId78" Type="http://schemas.openxmlformats.org/officeDocument/2006/relationships/image" Target="media/image45.png"/><Relationship Id="rId81" Type="http://schemas.openxmlformats.org/officeDocument/2006/relationships/oleObject" Target="embeddings/oleObject4.bin"/><Relationship Id="rId86" Type="http://schemas.openxmlformats.org/officeDocument/2006/relationships/oleObject" Target="embeddings/oleObject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2F9A63-0F19-433F-8863-1A7FAD196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19840</TotalTime>
  <Pages>34</Pages>
  <Words>2682</Words>
  <Characters>15294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Alana Chen</dc:creator>
  <cp:keywords/>
  <dc:description/>
  <cp:lastModifiedBy>Alana Chen</cp:lastModifiedBy>
  <cp:revision>3356</cp:revision>
  <dcterms:created xsi:type="dcterms:W3CDTF">2016-08-03T05:58:00Z</dcterms:created>
  <dcterms:modified xsi:type="dcterms:W3CDTF">2017-04-01T02:41:00Z</dcterms:modified>
</cp:coreProperties>
</file>